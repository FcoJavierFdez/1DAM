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A898E1" w14:textId="77777777" w:rsidR="00F63D5A" w:rsidRPr="002860A8" w:rsidRDefault="00F63D5A">
      <w:pPr>
        <w:pStyle w:val="Textoindependiente"/>
        <w:ind w:left="853"/>
        <w:rPr>
          <w:rFonts w:ascii="Roboto" w:hAnsi="Roboto"/>
          <w:sz w:val="20"/>
        </w:rPr>
      </w:pPr>
    </w:p>
    <w:p w14:paraId="3CFDD74A" w14:textId="77777777" w:rsidR="00F63D5A" w:rsidRPr="002860A8" w:rsidRDefault="00F63D5A">
      <w:pPr>
        <w:pStyle w:val="Textoindependiente"/>
        <w:rPr>
          <w:rFonts w:ascii="Roboto" w:hAnsi="Roboto"/>
          <w:sz w:val="20"/>
        </w:rPr>
      </w:pPr>
    </w:p>
    <w:p w14:paraId="71390CEB" w14:textId="77777777" w:rsidR="00F63D5A" w:rsidRPr="002860A8" w:rsidRDefault="00F63D5A">
      <w:pPr>
        <w:pStyle w:val="Textoindependiente"/>
        <w:rPr>
          <w:rFonts w:ascii="Roboto" w:hAnsi="Roboto"/>
          <w:sz w:val="20"/>
        </w:rPr>
      </w:pPr>
    </w:p>
    <w:p w14:paraId="34B187D0" w14:textId="77777777" w:rsidR="00F63D5A" w:rsidRPr="002860A8" w:rsidRDefault="00F63D5A">
      <w:pPr>
        <w:pStyle w:val="Textoindependiente"/>
        <w:rPr>
          <w:rFonts w:ascii="Roboto" w:hAnsi="Roboto"/>
          <w:sz w:val="20"/>
        </w:rPr>
      </w:pPr>
    </w:p>
    <w:p w14:paraId="19B3F488" w14:textId="77777777" w:rsidR="00F63D5A" w:rsidRPr="002860A8" w:rsidRDefault="00F63D5A">
      <w:pPr>
        <w:pStyle w:val="Textoindependiente"/>
        <w:rPr>
          <w:rFonts w:ascii="Roboto" w:hAnsi="Roboto"/>
          <w:sz w:val="20"/>
        </w:rPr>
      </w:pPr>
    </w:p>
    <w:p w14:paraId="27B8C133" w14:textId="15E37EEE" w:rsidR="00F63D5A" w:rsidRDefault="00095E18" w:rsidP="00C025EA">
      <w:pPr>
        <w:pStyle w:val="Ttulo"/>
        <w:jc w:val="right"/>
        <w:rPr>
          <w:rFonts w:ascii="Roboto" w:hAnsi="Roboto"/>
          <w:color w:val="E36C0A" w:themeColor="accent6" w:themeShade="BF"/>
          <w:spacing w:val="-2"/>
        </w:rPr>
      </w:pPr>
      <w:r w:rsidRPr="002860A8">
        <w:rPr>
          <w:rFonts w:ascii="Roboto" w:hAnsi="Roboto"/>
          <w:color w:val="E36C0A" w:themeColor="accent6" w:themeShade="BF"/>
          <w:spacing w:val="-2"/>
        </w:rPr>
        <w:t>EXAMEN</w:t>
      </w:r>
      <w:r w:rsidR="004D6CA1">
        <w:rPr>
          <w:rFonts w:ascii="Roboto" w:hAnsi="Roboto"/>
          <w:color w:val="E36C0A" w:themeColor="accent6" w:themeShade="BF"/>
          <w:spacing w:val="-2"/>
        </w:rPr>
        <w:t xml:space="preserve"> PRÁCTICO</w:t>
      </w:r>
      <w:r w:rsidR="003F127B">
        <w:rPr>
          <w:rFonts w:ascii="Roboto" w:hAnsi="Roboto"/>
          <w:color w:val="E36C0A" w:themeColor="accent6" w:themeShade="BF"/>
          <w:spacing w:val="-2"/>
        </w:rPr>
        <w:t xml:space="preserve"> </w:t>
      </w:r>
    </w:p>
    <w:p w14:paraId="0D2EDAB8" w14:textId="0BBBF3D6" w:rsidR="00526F51" w:rsidRDefault="00526F51" w:rsidP="00C025EA">
      <w:pPr>
        <w:pStyle w:val="Ttulo"/>
        <w:jc w:val="right"/>
        <w:rPr>
          <w:rFonts w:ascii="Roboto" w:hAnsi="Roboto"/>
          <w:color w:val="E36C0A" w:themeColor="accent6" w:themeShade="BF"/>
          <w:spacing w:val="-2"/>
        </w:rPr>
      </w:pPr>
      <w:r>
        <w:rPr>
          <w:rFonts w:ascii="Roboto" w:hAnsi="Roboto"/>
          <w:color w:val="E36C0A" w:themeColor="accent6" w:themeShade="BF"/>
          <w:spacing w:val="-2"/>
        </w:rPr>
        <w:t>ENTORNOS DE DESARROLLO</w:t>
      </w:r>
    </w:p>
    <w:p w14:paraId="4FD298BF" w14:textId="77777777" w:rsidR="004D6CA1" w:rsidRDefault="004D6CA1" w:rsidP="00C025EA">
      <w:pPr>
        <w:pStyle w:val="Ttulo"/>
        <w:jc w:val="right"/>
        <w:rPr>
          <w:rFonts w:ascii="Roboto" w:hAnsi="Roboto"/>
          <w:color w:val="E36C0A" w:themeColor="accent6" w:themeShade="BF"/>
          <w:spacing w:val="-2"/>
        </w:rPr>
      </w:pPr>
    </w:p>
    <w:p w14:paraId="3023AA71" w14:textId="0B176A5A" w:rsidR="004D6CA1" w:rsidRDefault="004D6CA1" w:rsidP="00C025EA">
      <w:pPr>
        <w:pStyle w:val="Ttulo"/>
        <w:jc w:val="right"/>
        <w:rPr>
          <w:rFonts w:ascii="Roboto" w:hAnsi="Roboto"/>
          <w:color w:val="E36C0A" w:themeColor="accent6" w:themeShade="BF"/>
          <w:spacing w:val="-2"/>
        </w:rPr>
      </w:pPr>
      <w:r>
        <w:rPr>
          <w:rFonts w:ascii="Roboto" w:hAnsi="Roboto"/>
          <w:color w:val="E36C0A" w:themeColor="accent6" w:themeShade="BF"/>
          <w:spacing w:val="-2"/>
        </w:rPr>
        <w:t>1ª EVALUACIÓN</w:t>
      </w:r>
    </w:p>
    <w:p w14:paraId="75D8996A" w14:textId="68A85C5B" w:rsidR="009B76F1" w:rsidRPr="009B76F1" w:rsidRDefault="009B76F1" w:rsidP="00C025EA">
      <w:pPr>
        <w:pStyle w:val="Ttulo"/>
        <w:jc w:val="right"/>
        <w:rPr>
          <w:rFonts w:ascii="Roboto" w:hAnsi="Roboto"/>
          <w:color w:val="E36C0A" w:themeColor="accent6" w:themeShade="BF"/>
          <w:spacing w:val="-2"/>
        </w:rPr>
      </w:pPr>
      <w:r>
        <w:rPr>
          <w:rFonts w:ascii="Roboto" w:hAnsi="Roboto"/>
          <w:color w:val="E36C0A" w:themeColor="accent6" w:themeShade="BF"/>
          <w:spacing w:val="-2"/>
        </w:rPr>
        <w:t xml:space="preserve">CURSO: </w:t>
      </w:r>
      <w:r w:rsidR="003F127B">
        <w:rPr>
          <w:rFonts w:ascii="Roboto" w:hAnsi="Roboto"/>
          <w:color w:val="E36C0A" w:themeColor="accent6" w:themeShade="BF"/>
          <w:spacing w:val="-2"/>
        </w:rPr>
        <w:t xml:space="preserve">   </w:t>
      </w:r>
      <w:r w:rsidR="00C6691A" w:rsidRPr="00A0098E">
        <w:rPr>
          <w:rFonts w:ascii="Roboto" w:hAnsi="Roboto"/>
          <w:color w:val="E36C0A" w:themeColor="accent6" w:themeShade="BF"/>
          <w:spacing w:val="-2"/>
        </w:rPr>
        <w:t>2023/2024</w:t>
      </w:r>
    </w:p>
    <w:p w14:paraId="11827A30" w14:textId="77777777" w:rsidR="00F63D5A" w:rsidRDefault="00F63D5A">
      <w:pPr>
        <w:pStyle w:val="Textoindependiente"/>
        <w:rPr>
          <w:rFonts w:ascii="Roboto" w:hAnsi="Roboto"/>
          <w:b/>
          <w:sz w:val="20"/>
        </w:rPr>
      </w:pPr>
    </w:p>
    <w:p w14:paraId="55962E85" w14:textId="77777777" w:rsidR="002860A8" w:rsidRDefault="002860A8">
      <w:pPr>
        <w:pStyle w:val="Textoindependiente"/>
        <w:rPr>
          <w:rFonts w:ascii="Roboto" w:hAnsi="Roboto"/>
          <w:b/>
          <w:sz w:val="20"/>
        </w:rPr>
      </w:pPr>
    </w:p>
    <w:p w14:paraId="7D838F29" w14:textId="77777777" w:rsidR="002860A8" w:rsidRDefault="002860A8">
      <w:pPr>
        <w:pStyle w:val="Textoindependiente"/>
        <w:rPr>
          <w:rFonts w:ascii="Roboto" w:hAnsi="Roboto"/>
          <w:b/>
          <w:sz w:val="20"/>
        </w:rPr>
      </w:pPr>
    </w:p>
    <w:p w14:paraId="3B1818D9" w14:textId="77777777" w:rsidR="002860A8" w:rsidRDefault="002860A8">
      <w:pPr>
        <w:pStyle w:val="Textoindependiente"/>
        <w:rPr>
          <w:rFonts w:ascii="Roboto" w:hAnsi="Roboto"/>
          <w:b/>
          <w:sz w:val="20"/>
        </w:rPr>
      </w:pPr>
    </w:p>
    <w:p w14:paraId="267E078A" w14:textId="77777777" w:rsidR="002860A8" w:rsidRPr="002860A8" w:rsidRDefault="002860A8">
      <w:pPr>
        <w:pStyle w:val="Textoindependiente"/>
        <w:rPr>
          <w:rFonts w:ascii="Roboto" w:hAnsi="Roboto"/>
          <w:b/>
          <w:sz w:val="20"/>
        </w:rPr>
      </w:pPr>
    </w:p>
    <w:p w14:paraId="4BF3F048" w14:textId="77777777" w:rsidR="00F63D5A" w:rsidRPr="002860A8" w:rsidRDefault="00F63D5A">
      <w:pPr>
        <w:pStyle w:val="Textoindependiente"/>
        <w:spacing w:before="3"/>
        <w:rPr>
          <w:rFonts w:ascii="Roboto" w:hAnsi="Roboto"/>
          <w:b/>
          <w:sz w:val="17"/>
        </w:rPr>
      </w:pPr>
    </w:p>
    <w:p w14:paraId="6855C801" w14:textId="77777777" w:rsidR="00F63D5A" w:rsidRPr="002860A8" w:rsidRDefault="00F63D5A">
      <w:pPr>
        <w:pStyle w:val="Textoindependiente"/>
        <w:rPr>
          <w:rFonts w:ascii="Roboto" w:hAnsi="Roboto"/>
          <w:b/>
          <w:sz w:val="20"/>
        </w:rPr>
      </w:pPr>
    </w:p>
    <w:p w14:paraId="3DE6C400" w14:textId="77777777" w:rsidR="00F63D5A" w:rsidRPr="002860A8" w:rsidRDefault="00F63D5A">
      <w:pPr>
        <w:pStyle w:val="Textoindependiente"/>
        <w:rPr>
          <w:rFonts w:ascii="Roboto" w:hAnsi="Roboto"/>
          <w:b/>
          <w:sz w:val="20"/>
        </w:rPr>
      </w:pPr>
    </w:p>
    <w:p w14:paraId="58FA1495" w14:textId="77777777" w:rsidR="00F63D5A" w:rsidRPr="002860A8" w:rsidRDefault="00F63D5A">
      <w:pPr>
        <w:pStyle w:val="Textoindependiente"/>
        <w:rPr>
          <w:rFonts w:ascii="Roboto" w:hAnsi="Roboto"/>
          <w:b/>
          <w:sz w:val="20"/>
        </w:rPr>
      </w:pPr>
    </w:p>
    <w:p w14:paraId="0CF47724" w14:textId="77777777" w:rsidR="00F63D5A" w:rsidRPr="002860A8" w:rsidRDefault="00F63D5A">
      <w:pPr>
        <w:pStyle w:val="Textoindependiente"/>
        <w:rPr>
          <w:rFonts w:ascii="Roboto" w:hAnsi="Roboto"/>
          <w:b/>
          <w:sz w:val="20"/>
        </w:rPr>
      </w:pPr>
    </w:p>
    <w:p w14:paraId="198B5FD8" w14:textId="77777777" w:rsidR="00F63D5A" w:rsidRPr="002860A8" w:rsidRDefault="00F63D5A">
      <w:pPr>
        <w:pStyle w:val="Textoindependiente"/>
        <w:rPr>
          <w:rFonts w:ascii="Roboto" w:hAnsi="Roboto"/>
          <w:b/>
          <w:sz w:val="20"/>
        </w:rPr>
      </w:pPr>
    </w:p>
    <w:p w14:paraId="12E8AB0D" w14:textId="77777777" w:rsidR="00F63D5A" w:rsidRPr="002860A8" w:rsidRDefault="00F63D5A">
      <w:pPr>
        <w:pStyle w:val="Textoindependiente"/>
        <w:rPr>
          <w:rFonts w:ascii="Roboto" w:hAnsi="Roboto"/>
          <w:b/>
          <w:sz w:val="20"/>
        </w:rPr>
      </w:pPr>
    </w:p>
    <w:p w14:paraId="521A2EA0" w14:textId="124F6208" w:rsidR="00F63D5A" w:rsidRDefault="00526F51" w:rsidP="00C6691A">
      <w:pPr>
        <w:pStyle w:val="Textoindependiente"/>
        <w:spacing w:before="1" w:line="276" w:lineRule="auto"/>
        <w:ind w:left="2880" w:right="817" w:firstLine="720"/>
        <w:jc w:val="right"/>
        <w:rPr>
          <w:rFonts w:ascii="Roboto" w:hAnsi="Roboto"/>
        </w:rPr>
      </w:pPr>
      <w:r>
        <w:rPr>
          <w:rFonts w:ascii="Roboto" w:hAnsi="Roboto"/>
        </w:rPr>
        <w:t>RAÚL PALAO LOZANO</w:t>
      </w:r>
    </w:p>
    <w:p w14:paraId="7AF610F0" w14:textId="5E5263CF" w:rsidR="008A4A66" w:rsidRDefault="008A4A66" w:rsidP="00526F51">
      <w:pPr>
        <w:pStyle w:val="Textoindependiente"/>
        <w:spacing w:before="1" w:line="276" w:lineRule="auto"/>
        <w:ind w:right="817"/>
        <w:rPr>
          <w:rFonts w:ascii="Roboto" w:hAnsi="Roboto"/>
        </w:rPr>
      </w:pPr>
    </w:p>
    <w:p w14:paraId="0EBB8B21" w14:textId="1DFD4CB3" w:rsidR="008A4A66" w:rsidRPr="002860A8" w:rsidRDefault="008A4A66" w:rsidP="008A4A66">
      <w:pPr>
        <w:pStyle w:val="Textoindependiente"/>
        <w:spacing w:before="1" w:line="276" w:lineRule="auto"/>
        <w:ind w:right="817"/>
        <w:rPr>
          <w:rFonts w:ascii="Roboto" w:hAnsi="Roboto"/>
        </w:rPr>
        <w:sectPr w:rsidR="008A4A66" w:rsidRPr="002860A8" w:rsidSect="00A77746">
          <w:headerReference w:type="default" r:id="rId7"/>
          <w:footerReference w:type="default" r:id="rId8"/>
          <w:type w:val="continuous"/>
          <w:pgSz w:w="11910" w:h="16840"/>
          <w:pgMar w:top="1660" w:right="620" w:bottom="280" w:left="1320" w:header="720" w:footer="720" w:gutter="0"/>
          <w:cols w:space="720"/>
        </w:sectPr>
      </w:pPr>
    </w:p>
    <w:p w14:paraId="73784BB7" w14:textId="77777777" w:rsidR="00F63D5A" w:rsidRPr="002860A8" w:rsidRDefault="00F63D5A">
      <w:pPr>
        <w:rPr>
          <w:rFonts w:ascii="Roboto" w:hAnsi="Roboto"/>
        </w:rPr>
        <w:sectPr w:rsidR="00F63D5A" w:rsidRPr="002860A8" w:rsidSect="00A77746">
          <w:headerReference w:type="default" r:id="rId9"/>
          <w:footerReference w:type="default" r:id="rId10"/>
          <w:pgSz w:w="11910" w:h="16840"/>
          <w:pgMar w:top="1400" w:right="620" w:bottom="1300" w:left="1320" w:header="720" w:footer="1106" w:gutter="0"/>
          <w:cols w:space="720"/>
        </w:sectPr>
      </w:pPr>
    </w:p>
    <w:p w14:paraId="2F95E549" w14:textId="1944E7D3" w:rsidR="00282148" w:rsidRDefault="009C35C7" w:rsidP="00753051">
      <w:pPr>
        <w:pStyle w:val="Ttulo1"/>
        <w:numPr>
          <w:ilvl w:val="0"/>
          <w:numId w:val="4"/>
        </w:numPr>
      </w:pPr>
      <w:r>
        <w:lastRenderedPageBreak/>
        <w:t>ENUNCIADO</w:t>
      </w:r>
      <w:r w:rsidR="00396759">
        <w:t xml:space="preserve"> </w:t>
      </w:r>
      <w:r w:rsidR="00243420">
        <w:t>PRIMER EJERCICIO</w:t>
      </w:r>
    </w:p>
    <w:p w14:paraId="5F322F1A" w14:textId="77777777" w:rsidR="00753051" w:rsidRDefault="00753051" w:rsidP="00753051"/>
    <w:p w14:paraId="4B10D021" w14:textId="7844BFFD" w:rsidR="00753051" w:rsidRDefault="00753051" w:rsidP="00753051">
      <w:pPr>
        <w:ind w:left="360"/>
      </w:pPr>
      <w:r w:rsidRPr="00753051">
        <w:t xml:space="preserve">Imagina que estás trabajando en un proyecto de desarrollo de software llamado "MyAwesomeApp". El proyecto tiene un equipo de desarrolladores </w:t>
      </w:r>
      <w:r w:rsidR="003A2203">
        <w:t>que</w:t>
      </w:r>
      <w:r w:rsidRPr="00753051">
        <w:t xml:space="preserve"> implementa</w:t>
      </w:r>
      <w:r w:rsidR="003A2203">
        <w:t>n nuevas características</w:t>
      </w:r>
      <w:r w:rsidRPr="00753051">
        <w:t>.</w:t>
      </w:r>
    </w:p>
    <w:p w14:paraId="72AB4918" w14:textId="77777777" w:rsidR="005347BE" w:rsidRDefault="005347BE" w:rsidP="00753051">
      <w:pPr>
        <w:ind w:left="360"/>
      </w:pPr>
    </w:p>
    <w:p w14:paraId="5AAFFDE9" w14:textId="4F13CEF0" w:rsidR="005347BE" w:rsidRDefault="005347BE" w:rsidP="00753051">
      <w:pPr>
        <w:ind w:left="360"/>
      </w:pPr>
      <w:r>
        <w:t xml:space="preserve">Crea </w:t>
      </w:r>
      <w:r w:rsidR="000E3F01">
        <w:t xml:space="preserve">el fichero </w:t>
      </w:r>
      <w:r w:rsidR="000E3F01" w:rsidRPr="000E3F01">
        <w:rPr>
          <w:b/>
          <w:bCs/>
        </w:rPr>
        <w:t>código.java</w:t>
      </w:r>
      <w:r w:rsidR="000E3F01">
        <w:t xml:space="preserve"> con el siguiente programa:</w:t>
      </w:r>
    </w:p>
    <w:p w14:paraId="550FD2C6" w14:textId="77777777" w:rsidR="00753051" w:rsidRDefault="00753051" w:rsidP="00A0554A"/>
    <w:p w14:paraId="45E64890" w14:textId="3A974519" w:rsidR="00753051" w:rsidRPr="00753051" w:rsidRDefault="00753051" w:rsidP="00A0554A">
      <w:pPr>
        <w:ind w:left="720"/>
        <w:rPr>
          <w:i/>
          <w:iCs/>
        </w:rPr>
      </w:pPr>
      <w:r w:rsidRPr="00753051">
        <w:rPr>
          <w:i/>
          <w:iCs/>
        </w:rPr>
        <w:t xml:space="preserve">public class </w:t>
      </w:r>
      <w:r w:rsidR="000E3F01">
        <w:rPr>
          <w:i/>
          <w:iCs/>
        </w:rPr>
        <w:t>MyAwesomeApp</w:t>
      </w:r>
      <w:r w:rsidRPr="00753051">
        <w:rPr>
          <w:i/>
          <w:iCs/>
        </w:rPr>
        <w:t xml:space="preserve"> {</w:t>
      </w:r>
    </w:p>
    <w:p w14:paraId="2E7A9807" w14:textId="77777777" w:rsidR="00753051" w:rsidRPr="00753051" w:rsidRDefault="00753051" w:rsidP="00A0554A">
      <w:pPr>
        <w:ind w:left="720"/>
        <w:rPr>
          <w:i/>
          <w:iCs/>
        </w:rPr>
      </w:pPr>
      <w:r w:rsidRPr="00753051">
        <w:rPr>
          <w:i/>
          <w:iCs/>
        </w:rPr>
        <w:t xml:space="preserve">    public static void main(String[] args) {</w:t>
      </w:r>
    </w:p>
    <w:p w14:paraId="3027049C" w14:textId="77777777" w:rsidR="00753051" w:rsidRPr="00753051" w:rsidRDefault="00753051" w:rsidP="00A0554A">
      <w:pPr>
        <w:ind w:left="720"/>
        <w:rPr>
          <w:i/>
          <w:iCs/>
        </w:rPr>
      </w:pPr>
      <w:r w:rsidRPr="00753051">
        <w:rPr>
          <w:i/>
          <w:iCs/>
        </w:rPr>
        <w:t xml:space="preserve">        System.out.println("Hola, mundo!");</w:t>
      </w:r>
    </w:p>
    <w:p w14:paraId="63E893C2" w14:textId="77777777" w:rsidR="00753051" w:rsidRPr="00753051" w:rsidRDefault="00753051" w:rsidP="00A0554A">
      <w:pPr>
        <w:ind w:left="720"/>
        <w:rPr>
          <w:i/>
          <w:iCs/>
        </w:rPr>
      </w:pPr>
      <w:r w:rsidRPr="00753051">
        <w:rPr>
          <w:i/>
          <w:iCs/>
        </w:rPr>
        <w:t xml:space="preserve">    }</w:t>
      </w:r>
    </w:p>
    <w:p w14:paraId="5F7682BE" w14:textId="130733D4" w:rsidR="009440F2" w:rsidRPr="009440F2" w:rsidRDefault="00753051" w:rsidP="009440F2">
      <w:pPr>
        <w:ind w:left="720"/>
        <w:rPr>
          <w:i/>
          <w:iCs/>
        </w:rPr>
      </w:pPr>
      <w:r w:rsidRPr="00753051">
        <w:rPr>
          <w:i/>
          <w:iCs/>
        </w:rPr>
        <w:t>}</w:t>
      </w:r>
    </w:p>
    <w:p w14:paraId="0E782BB0" w14:textId="77777777" w:rsidR="000E3F01" w:rsidRDefault="000E3F01" w:rsidP="00D57662">
      <w:pPr>
        <w:ind w:left="360"/>
        <w:rPr>
          <w:i/>
          <w:iCs/>
        </w:rPr>
      </w:pPr>
    </w:p>
    <w:p w14:paraId="701688B5" w14:textId="6A96A650" w:rsidR="000E3F01" w:rsidRDefault="000E3F01" w:rsidP="00D57662">
      <w:pPr>
        <w:ind w:left="360"/>
      </w:pPr>
      <w:r>
        <w:t xml:space="preserve">Crea también el fichero </w:t>
      </w:r>
      <w:r w:rsidRPr="009E1CD8">
        <w:rPr>
          <w:b/>
          <w:bCs/>
        </w:rPr>
        <w:t>documentacion.md</w:t>
      </w:r>
      <w:r>
        <w:t xml:space="preserve"> </w:t>
      </w:r>
      <w:r w:rsidR="00A0554A">
        <w:t>con el siguiente texto:</w:t>
      </w:r>
    </w:p>
    <w:p w14:paraId="3988EF00" w14:textId="77777777" w:rsidR="00A0554A" w:rsidRDefault="00A0554A" w:rsidP="00A0554A">
      <w:pPr>
        <w:ind w:left="720"/>
      </w:pPr>
    </w:p>
    <w:p w14:paraId="1FAE3584" w14:textId="7935FB75" w:rsidR="00A0554A" w:rsidRPr="00A0554A" w:rsidRDefault="00A0554A" w:rsidP="00A0554A">
      <w:pPr>
        <w:ind w:left="720"/>
        <w:rPr>
          <w:i/>
          <w:iCs/>
        </w:rPr>
      </w:pPr>
      <w:r w:rsidRPr="00A0554A">
        <w:rPr>
          <w:i/>
          <w:iCs/>
        </w:rPr>
        <w:t># Documentación de MyAwesomeApp</w:t>
      </w:r>
    </w:p>
    <w:p w14:paraId="7947D082" w14:textId="77777777" w:rsidR="00A0554A" w:rsidRDefault="00A0554A" w:rsidP="00A0554A">
      <w:pPr>
        <w:ind w:left="720"/>
        <w:rPr>
          <w:i/>
          <w:iCs/>
        </w:rPr>
      </w:pPr>
      <w:r w:rsidRPr="00A0554A">
        <w:rPr>
          <w:i/>
          <w:iCs/>
        </w:rPr>
        <w:t>Esta es la documentación principal para MyAwesomeApp.</w:t>
      </w:r>
    </w:p>
    <w:p w14:paraId="441B86C7" w14:textId="77777777" w:rsidR="00DC31FE" w:rsidRDefault="00DC31FE" w:rsidP="00A0554A">
      <w:pPr>
        <w:ind w:left="720"/>
        <w:rPr>
          <w:i/>
          <w:iCs/>
        </w:rPr>
      </w:pPr>
    </w:p>
    <w:p w14:paraId="141AA23C" w14:textId="6AEB13A2" w:rsidR="00DC31FE" w:rsidRDefault="00DC31FE" w:rsidP="00A0554A">
      <w:pPr>
        <w:ind w:left="720"/>
        <w:rPr>
          <w:i/>
          <w:iCs/>
        </w:rPr>
      </w:pPr>
      <w:r>
        <w:rPr>
          <w:i/>
          <w:iCs/>
        </w:rPr>
        <w:t>El programa imprime por pantalla “HolaMundo”.</w:t>
      </w:r>
    </w:p>
    <w:p w14:paraId="62655672" w14:textId="77777777" w:rsidR="009440F2" w:rsidRDefault="009440F2" w:rsidP="00A0554A">
      <w:pPr>
        <w:ind w:left="720"/>
        <w:rPr>
          <w:i/>
          <w:iCs/>
        </w:rPr>
      </w:pPr>
    </w:p>
    <w:p w14:paraId="5316F6F9" w14:textId="77777777" w:rsidR="00A0554A" w:rsidRDefault="00A0554A" w:rsidP="00A0554A">
      <w:pPr>
        <w:ind w:left="360"/>
      </w:pPr>
    </w:p>
    <w:p w14:paraId="005404BF" w14:textId="6E96285D" w:rsidR="009440F2" w:rsidRDefault="009440F2" w:rsidP="009440F2">
      <w:pPr>
        <w:pStyle w:val="Prrafodelista"/>
        <w:numPr>
          <w:ilvl w:val="0"/>
          <w:numId w:val="10"/>
        </w:numPr>
        <w:rPr>
          <w:b/>
          <w:bCs/>
        </w:rPr>
      </w:pPr>
      <w:r>
        <w:t xml:space="preserve">Ejecuta y compila el código desde la terminal. </w:t>
      </w:r>
      <w:r w:rsidR="00173345" w:rsidRPr="00471443">
        <w:rPr>
          <w:b/>
          <w:bCs/>
        </w:rPr>
        <w:t xml:space="preserve">Muestra captura de </w:t>
      </w:r>
      <w:r w:rsidR="009351D5" w:rsidRPr="00471443">
        <w:rPr>
          <w:b/>
          <w:bCs/>
        </w:rPr>
        <w:t xml:space="preserve">pantalla de los comandos usados </w:t>
      </w:r>
      <w:r w:rsidR="009E1CD8" w:rsidRPr="00471443">
        <w:rPr>
          <w:b/>
          <w:bCs/>
        </w:rPr>
        <w:t>y de la salida de la terminal.</w:t>
      </w:r>
    </w:p>
    <w:p w14:paraId="0DBEFA9A" w14:textId="77777777" w:rsidR="007A7081" w:rsidRDefault="007A7081" w:rsidP="007A7081">
      <w:pPr>
        <w:rPr>
          <w:b/>
          <w:bCs/>
        </w:rPr>
      </w:pPr>
    </w:p>
    <w:p w14:paraId="1349A6D0" w14:textId="3978A6D2" w:rsidR="00315FBF" w:rsidRDefault="00925EA3" w:rsidP="007A7081">
      <w:pPr>
        <w:rPr>
          <w:b/>
          <w:bCs/>
        </w:rPr>
      </w:pPr>
      <w:ins w:id="0" w:author="PALAO LOZANO, RAUL" w:date="2024-05-20T17:54:00Z" w16du:dateUtc="2024-05-20T15:54:00Z">
        <w:r w:rsidRPr="00925EA3">
          <w:rPr>
            <w:b/>
            <w:bCs/>
            <w:noProof/>
          </w:rPr>
          <w:drawing>
            <wp:inline distT="0" distB="0" distL="0" distR="0" wp14:anchorId="64A48E38" wp14:editId="039F3F74">
              <wp:extent cx="6330950" cy="609600"/>
              <wp:effectExtent l="0" t="0" r="0" b="0"/>
              <wp:docPr id="1748491496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748491496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30950" cy="6096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094BDDE" w14:textId="25BBECE9" w:rsidR="00315FBF" w:rsidRDefault="00404687" w:rsidP="007A7081">
      <w:pPr>
        <w:rPr>
          <w:b/>
          <w:bCs/>
        </w:rPr>
      </w:pPr>
      <w:r w:rsidRPr="00404687">
        <w:rPr>
          <w:b/>
          <w:bCs/>
          <w:noProof/>
        </w:rPr>
        <w:drawing>
          <wp:inline distT="0" distB="0" distL="0" distR="0" wp14:anchorId="2A589DA1" wp14:editId="4312FA38">
            <wp:extent cx="6675120" cy="160685"/>
            <wp:effectExtent l="0" t="0" r="0" b="0"/>
            <wp:docPr id="785538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38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48636" cy="17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05DC" w14:textId="5E338D98" w:rsidR="007A7081" w:rsidRDefault="00404687" w:rsidP="007A7081">
      <w:pPr>
        <w:rPr>
          <w:b/>
          <w:bCs/>
        </w:rPr>
      </w:pPr>
      <w:r w:rsidRPr="00404687">
        <w:rPr>
          <w:b/>
          <w:bCs/>
          <w:noProof/>
        </w:rPr>
        <w:drawing>
          <wp:inline distT="0" distB="0" distL="0" distR="0" wp14:anchorId="7ACBE153" wp14:editId="08184280">
            <wp:extent cx="6330950" cy="164465"/>
            <wp:effectExtent l="0" t="0" r="0" b="6985"/>
            <wp:docPr id="571409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4095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52C94" w14:textId="77777777" w:rsidR="00315FBF" w:rsidRDefault="00315FBF" w:rsidP="007A7081">
      <w:pPr>
        <w:rPr>
          <w:b/>
          <w:bCs/>
        </w:rPr>
      </w:pPr>
    </w:p>
    <w:p w14:paraId="607617A8" w14:textId="77777777" w:rsidR="00315FBF" w:rsidRDefault="00315FBF" w:rsidP="007A7081">
      <w:pPr>
        <w:rPr>
          <w:b/>
          <w:bCs/>
        </w:rPr>
      </w:pPr>
    </w:p>
    <w:p w14:paraId="5B58FD5C" w14:textId="77777777" w:rsidR="00315FBF" w:rsidRDefault="00315FBF" w:rsidP="007A7081">
      <w:pPr>
        <w:rPr>
          <w:b/>
          <w:bCs/>
        </w:rPr>
      </w:pPr>
    </w:p>
    <w:p w14:paraId="1932DA45" w14:textId="77777777" w:rsidR="00315FBF" w:rsidRDefault="00315FBF" w:rsidP="007A7081">
      <w:pPr>
        <w:rPr>
          <w:b/>
          <w:bCs/>
        </w:rPr>
      </w:pPr>
    </w:p>
    <w:p w14:paraId="1CE9F490" w14:textId="77777777" w:rsidR="007A7081" w:rsidRPr="007A7081" w:rsidRDefault="007A7081" w:rsidP="007A7081">
      <w:pPr>
        <w:rPr>
          <w:b/>
          <w:bCs/>
        </w:rPr>
      </w:pPr>
    </w:p>
    <w:p w14:paraId="4A356E33" w14:textId="174062FA" w:rsidR="006B2E29" w:rsidRPr="007A7081" w:rsidRDefault="00A5329C" w:rsidP="009440F2">
      <w:pPr>
        <w:pStyle w:val="Prrafodelista"/>
        <w:numPr>
          <w:ilvl w:val="0"/>
          <w:numId w:val="10"/>
        </w:numPr>
      </w:pPr>
      <w:r>
        <w:t xml:space="preserve">Identificándote con tu nombre </w:t>
      </w:r>
      <w:r w:rsidR="0081145A">
        <w:t xml:space="preserve">y </w:t>
      </w:r>
      <w:r>
        <w:t>sube los ficheros (incluido el .class generado) al proyecto de GitHub EXAMEN1ED2024</w:t>
      </w:r>
      <w:r w:rsidR="0081145A">
        <w:t>.</w:t>
      </w:r>
      <w:r w:rsidR="00471443">
        <w:t xml:space="preserve"> </w:t>
      </w:r>
      <w:r w:rsidR="00EC11FB" w:rsidRPr="00471443">
        <w:rPr>
          <w:b/>
          <w:bCs/>
        </w:rPr>
        <w:t>Muestra captura de pantalla de los comandos usados y de la salida de la terminal.</w:t>
      </w:r>
    </w:p>
    <w:p w14:paraId="0ACE9E94" w14:textId="77777777" w:rsidR="007A7081" w:rsidRDefault="007A7081" w:rsidP="007A7081"/>
    <w:p w14:paraId="15900E43" w14:textId="77777777" w:rsidR="007A7081" w:rsidRDefault="007A7081" w:rsidP="007A7081"/>
    <w:p w14:paraId="7BFD72FA" w14:textId="0F671708" w:rsidR="00315FBF" w:rsidRDefault="003B05B9" w:rsidP="007A7081">
      <w:r w:rsidRPr="003B05B9">
        <w:rPr>
          <w:noProof/>
        </w:rPr>
        <w:lastRenderedPageBreak/>
        <w:drawing>
          <wp:inline distT="0" distB="0" distL="0" distR="0" wp14:anchorId="00EB3C84" wp14:editId="53E5C115">
            <wp:extent cx="6330950" cy="1624330"/>
            <wp:effectExtent l="0" t="0" r="0" b="0"/>
            <wp:docPr id="6403072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07253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97E6" w14:textId="725C452A" w:rsidR="003B05B9" w:rsidRDefault="003B05B9" w:rsidP="007A7081">
      <w:r w:rsidRPr="003B05B9">
        <w:rPr>
          <w:noProof/>
        </w:rPr>
        <w:drawing>
          <wp:inline distT="0" distB="0" distL="0" distR="0" wp14:anchorId="58D64070" wp14:editId="17254E9C">
            <wp:extent cx="6330950" cy="2482850"/>
            <wp:effectExtent l="0" t="0" r="0" b="0"/>
            <wp:docPr id="18491810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81082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4C00" w14:textId="77777777" w:rsidR="003B05B9" w:rsidRDefault="003B05B9" w:rsidP="007A7081"/>
    <w:p w14:paraId="7B514EBB" w14:textId="77777777" w:rsidR="00315FBF" w:rsidRDefault="00315FBF" w:rsidP="007A7081"/>
    <w:p w14:paraId="00FBF742" w14:textId="77777777" w:rsidR="007A7081" w:rsidRDefault="007A7081" w:rsidP="007A7081"/>
    <w:p w14:paraId="31D93E3C" w14:textId="77777777" w:rsidR="00243420" w:rsidRDefault="00243420" w:rsidP="00243420">
      <w:pPr>
        <w:pStyle w:val="Prrafodelista"/>
        <w:ind w:left="720" w:firstLine="0"/>
      </w:pPr>
    </w:p>
    <w:p w14:paraId="56B1E7BD" w14:textId="4C9CAE58" w:rsidR="00050EFA" w:rsidRDefault="00AD0789" w:rsidP="00050EFA">
      <w:pPr>
        <w:pStyle w:val="Prrafodelista"/>
        <w:numPr>
          <w:ilvl w:val="0"/>
          <w:numId w:val="10"/>
        </w:numPr>
      </w:pPr>
      <w:r>
        <w:t>Ahora JUAN</w:t>
      </w:r>
      <w:r w:rsidR="00471443">
        <w:t xml:space="preserve"> SANCHEZ se descarga en su equipo el proyecto</w:t>
      </w:r>
      <w:r w:rsidR="00DF675C">
        <w:t xml:space="preserve"> y</w:t>
      </w:r>
      <w:r w:rsidR="00050EFA">
        <w:t xml:space="preserve"> modifica </w:t>
      </w:r>
      <w:r w:rsidR="00050EFA" w:rsidRPr="0006768E">
        <w:rPr>
          <w:b/>
          <w:bCs/>
        </w:rPr>
        <w:t>codigo.java</w:t>
      </w:r>
      <w:r w:rsidR="00050EFA">
        <w:t xml:space="preserve"> para que al ejecutar el fichero tengamos la siguiente salida</w:t>
      </w:r>
      <w:r w:rsidR="003B5355">
        <w:t>. Después lo sube a GitHub</w:t>
      </w:r>
      <w:r w:rsidR="00050EFA">
        <w:t>:</w:t>
      </w:r>
    </w:p>
    <w:p w14:paraId="4808C43E" w14:textId="08128B58" w:rsidR="00050EFA" w:rsidRDefault="00050EFA" w:rsidP="00050EFA">
      <w:pPr>
        <w:pStyle w:val="Prrafodelista"/>
        <w:ind w:left="1440" w:firstLine="0"/>
        <w:rPr>
          <w:sz w:val="20"/>
          <w:szCs w:val="20"/>
        </w:rPr>
      </w:pPr>
      <w:r>
        <w:rPr>
          <w:sz w:val="20"/>
          <w:szCs w:val="20"/>
        </w:rPr>
        <w:t>&gt; Hola, mundo!</w:t>
      </w:r>
    </w:p>
    <w:p w14:paraId="054ED925" w14:textId="2411B1A4" w:rsidR="00050EFA" w:rsidRDefault="00050EFA" w:rsidP="00050EFA">
      <w:pPr>
        <w:pStyle w:val="Prrafodelista"/>
        <w:ind w:left="1440" w:firstLine="0"/>
        <w:rPr>
          <w:sz w:val="20"/>
          <w:szCs w:val="20"/>
        </w:rPr>
      </w:pPr>
      <w:r>
        <w:rPr>
          <w:sz w:val="20"/>
          <w:szCs w:val="20"/>
        </w:rPr>
        <w:t xml:space="preserve">&gt; </w:t>
      </w:r>
      <w:r w:rsidR="00B97CDF">
        <w:rPr>
          <w:sz w:val="20"/>
          <w:szCs w:val="20"/>
        </w:rPr>
        <w:t>¿Cómo estás?</w:t>
      </w:r>
    </w:p>
    <w:p w14:paraId="26F6E2EC" w14:textId="426F8D55" w:rsidR="007A7081" w:rsidRDefault="007A7081" w:rsidP="00DC31FE">
      <w:pPr>
        <w:ind w:left="720"/>
        <w:rPr>
          <w:b/>
          <w:bCs/>
        </w:rPr>
      </w:pPr>
      <w:r w:rsidRPr="007A7081">
        <w:t>Usa ramas</w:t>
      </w:r>
      <w:r w:rsidR="003B5355">
        <w:t xml:space="preserve"> y merges</w:t>
      </w:r>
      <w:r w:rsidR="00977B8D">
        <w:t>, además de</w:t>
      </w:r>
      <w:r>
        <w:t xml:space="preserve"> otra terminal como hiciste en la evaluable. </w:t>
      </w:r>
      <w:r w:rsidRPr="00471443">
        <w:rPr>
          <w:b/>
          <w:bCs/>
        </w:rPr>
        <w:t>Muestra captura de pantalla de los comandos usados y de la salida de la terminal.</w:t>
      </w:r>
    </w:p>
    <w:p w14:paraId="1DFB2C28" w14:textId="77777777" w:rsidR="007A7081" w:rsidRDefault="007A7081" w:rsidP="007A7081">
      <w:pPr>
        <w:ind w:left="720"/>
        <w:rPr>
          <w:b/>
          <w:bCs/>
        </w:rPr>
      </w:pPr>
    </w:p>
    <w:p w14:paraId="67554881" w14:textId="02C81E3E" w:rsidR="003B05B9" w:rsidRDefault="002137AB" w:rsidP="003B05B9">
      <w:pPr>
        <w:rPr>
          <w:b/>
          <w:bCs/>
        </w:rPr>
      </w:pPr>
      <w:r w:rsidRPr="002137AB">
        <w:rPr>
          <w:b/>
          <w:bCs/>
          <w:noProof/>
        </w:rPr>
        <w:drawing>
          <wp:inline distT="0" distB="0" distL="0" distR="0" wp14:anchorId="523CDD41" wp14:editId="23C5F1E1">
            <wp:extent cx="4351020" cy="2071644"/>
            <wp:effectExtent l="0" t="0" r="0" b="5080"/>
            <wp:docPr id="18625571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57130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9949" cy="208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A951" w14:textId="77777777" w:rsidR="002137AB" w:rsidRDefault="002137AB" w:rsidP="003B05B9">
      <w:pPr>
        <w:rPr>
          <w:b/>
          <w:bCs/>
        </w:rPr>
      </w:pPr>
    </w:p>
    <w:p w14:paraId="57051057" w14:textId="1B8637B2" w:rsidR="002137AB" w:rsidRDefault="002137AB" w:rsidP="003B05B9">
      <w:pPr>
        <w:rPr>
          <w:b/>
          <w:bCs/>
        </w:rPr>
      </w:pPr>
      <w:r w:rsidRPr="002137AB">
        <w:rPr>
          <w:b/>
          <w:bCs/>
          <w:noProof/>
        </w:rPr>
        <w:lastRenderedPageBreak/>
        <w:drawing>
          <wp:inline distT="0" distB="0" distL="0" distR="0" wp14:anchorId="0713796A" wp14:editId="7D211429">
            <wp:extent cx="6330950" cy="498475"/>
            <wp:effectExtent l="0" t="0" r="0" b="0"/>
            <wp:docPr id="18803490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490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6D4F" w14:textId="77777777" w:rsidR="002137AB" w:rsidRDefault="002137AB" w:rsidP="003B05B9">
      <w:pPr>
        <w:rPr>
          <w:b/>
          <w:bCs/>
        </w:rPr>
      </w:pPr>
    </w:p>
    <w:p w14:paraId="10CBD00B" w14:textId="44692CD1" w:rsidR="002137AB" w:rsidRDefault="002137AB" w:rsidP="003B05B9">
      <w:pPr>
        <w:rPr>
          <w:b/>
          <w:bCs/>
        </w:rPr>
      </w:pPr>
      <w:r w:rsidRPr="002137AB">
        <w:rPr>
          <w:b/>
          <w:bCs/>
          <w:noProof/>
        </w:rPr>
        <w:drawing>
          <wp:inline distT="0" distB="0" distL="0" distR="0" wp14:anchorId="11E915C9" wp14:editId="16C2FBEA">
            <wp:extent cx="6330950" cy="2010410"/>
            <wp:effectExtent l="0" t="0" r="0" b="8890"/>
            <wp:docPr id="15034525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452528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CEF1" w14:textId="77777777" w:rsidR="002137AB" w:rsidRDefault="002137AB" w:rsidP="003B05B9">
      <w:pPr>
        <w:rPr>
          <w:b/>
          <w:bCs/>
        </w:rPr>
      </w:pPr>
    </w:p>
    <w:p w14:paraId="6AEF6D47" w14:textId="5A82BBC6" w:rsidR="002137AB" w:rsidRDefault="002137AB" w:rsidP="003B05B9">
      <w:pPr>
        <w:rPr>
          <w:b/>
          <w:bCs/>
        </w:rPr>
      </w:pPr>
      <w:r w:rsidRPr="002137AB">
        <w:rPr>
          <w:b/>
          <w:bCs/>
          <w:noProof/>
        </w:rPr>
        <w:drawing>
          <wp:inline distT="0" distB="0" distL="0" distR="0" wp14:anchorId="646A7EF5" wp14:editId="5AE446A8">
            <wp:extent cx="6330950" cy="2463165"/>
            <wp:effectExtent l="0" t="0" r="0" b="0"/>
            <wp:docPr id="16854296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29613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6A1C" w14:textId="59E14D9A" w:rsidR="002137AB" w:rsidRDefault="002137AB" w:rsidP="003B05B9">
      <w:pPr>
        <w:rPr>
          <w:b/>
          <w:bCs/>
        </w:rPr>
      </w:pPr>
      <w:r w:rsidRPr="002137AB">
        <w:rPr>
          <w:b/>
          <w:bCs/>
          <w:noProof/>
        </w:rPr>
        <w:drawing>
          <wp:inline distT="0" distB="0" distL="0" distR="0" wp14:anchorId="336AFF49" wp14:editId="2A88B175">
            <wp:extent cx="6330950" cy="290830"/>
            <wp:effectExtent l="0" t="0" r="0" b="0"/>
            <wp:docPr id="1870003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039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5462" w14:textId="3FF14FE3" w:rsidR="002137AB" w:rsidRDefault="002137AB" w:rsidP="003B05B9">
      <w:pPr>
        <w:rPr>
          <w:b/>
          <w:bCs/>
        </w:rPr>
      </w:pPr>
      <w:r w:rsidRPr="002137AB">
        <w:rPr>
          <w:b/>
          <w:bCs/>
          <w:noProof/>
        </w:rPr>
        <w:drawing>
          <wp:inline distT="0" distB="0" distL="0" distR="0" wp14:anchorId="27929F78" wp14:editId="2748077B">
            <wp:extent cx="6330950" cy="1841500"/>
            <wp:effectExtent l="0" t="0" r="0" b="6350"/>
            <wp:docPr id="20125527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552754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6F3C" w14:textId="47F2E88C" w:rsidR="002137AB" w:rsidRDefault="002137AB" w:rsidP="003B05B9">
      <w:pPr>
        <w:rPr>
          <w:b/>
          <w:bCs/>
        </w:rPr>
      </w:pPr>
      <w:r w:rsidRPr="002137AB">
        <w:rPr>
          <w:b/>
          <w:bCs/>
          <w:noProof/>
        </w:rPr>
        <w:lastRenderedPageBreak/>
        <w:drawing>
          <wp:inline distT="0" distB="0" distL="0" distR="0" wp14:anchorId="4CD02730" wp14:editId="5BB09D15">
            <wp:extent cx="6330950" cy="2595245"/>
            <wp:effectExtent l="0" t="0" r="0" b="0"/>
            <wp:docPr id="10416208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20878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BE32" w14:textId="77777777" w:rsidR="00A915BC" w:rsidRDefault="00A915BC" w:rsidP="003B05B9">
      <w:pPr>
        <w:rPr>
          <w:b/>
          <w:bCs/>
        </w:rPr>
      </w:pPr>
    </w:p>
    <w:p w14:paraId="40AE0E4D" w14:textId="77777777" w:rsidR="00315FBF" w:rsidRDefault="00315FBF" w:rsidP="00607644">
      <w:pPr>
        <w:rPr>
          <w:b/>
          <w:bCs/>
        </w:rPr>
      </w:pPr>
    </w:p>
    <w:p w14:paraId="4A1290C1" w14:textId="77777777" w:rsidR="00315FBF" w:rsidRDefault="00315FBF" w:rsidP="007A7081">
      <w:pPr>
        <w:ind w:left="720"/>
        <w:rPr>
          <w:b/>
          <w:bCs/>
        </w:rPr>
      </w:pPr>
    </w:p>
    <w:p w14:paraId="0BE86C93" w14:textId="77777777" w:rsidR="00315FBF" w:rsidRDefault="00315FBF" w:rsidP="00315FBF">
      <w:pPr>
        <w:pStyle w:val="Prrafodelista"/>
        <w:ind w:left="720" w:firstLine="0"/>
      </w:pPr>
    </w:p>
    <w:p w14:paraId="677330B5" w14:textId="09C955AC" w:rsidR="00A0554A" w:rsidRDefault="00300D10" w:rsidP="003B5355">
      <w:pPr>
        <w:pStyle w:val="Prrafodelista"/>
        <w:numPr>
          <w:ilvl w:val="0"/>
          <w:numId w:val="10"/>
        </w:numPr>
      </w:pPr>
      <w:r>
        <w:t xml:space="preserve">Ahora PACO MARTINEZ </w:t>
      </w:r>
      <w:r>
        <w:tab/>
        <w:t xml:space="preserve">se descarga en su equipo el proyecto y modifica </w:t>
      </w:r>
      <w:r w:rsidRPr="0006768E">
        <w:rPr>
          <w:b/>
          <w:bCs/>
        </w:rPr>
        <w:t>documentacion.md</w:t>
      </w:r>
      <w:r>
        <w:t xml:space="preserve"> para </w:t>
      </w:r>
      <w:r w:rsidR="00DC31FE">
        <w:t>incorporar</w:t>
      </w:r>
      <w:r w:rsidR="00315FBF">
        <w:t xml:space="preserve"> el siguiente texto. Después lo sube a GitHub</w:t>
      </w:r>
      <w:r w:rsidR="00DC31FE">
        <w:t>:</w:t>
      </w:r>
    </w:p>
    <w:p w14:paraId="39DE87B7" w14:textId="111745A9" w:rsidR="00DC31FE" w:rsidRPr="00DC31FE" w:rsidRDefault="00DC31FE" w:rsidP="00DC31FE">
      <w:pPr>
        <w:pStyle w:val="Prrafodelista"/>
        <w:ind w:left="720" w:firstLine="720"/>
        <w:rPr>
          <w:i/>
          <w:iCs/>
        </w:rPr>
      </w:pPr>
      <w:r w:rsidRPr="00DC31FE">
        <w:rPr>
          <w:i/>
          <w:iCs/>
        </w:rPr>
        <w:t>El programa imprime por pantalla “HolaMundo”</w:t>
      </w:r>
      <w:r>
        <w:rPr>
          <w:i/>
          <w:iCs/>
        </w:rPr>
        <w:t xml:space="preserve"> y “¿Cómo estás?”.</w:t>
      </w:r>
    </w:p>
    <w:p w14:paraId="36EACE20" w14:textId="77777777" w:rsidR="00315FBF" w:rsidRDefault="00315FBF" w:rsidP="00315FBF">
      <w:pPr>
        <w:ind w:left="720"/>
        <w:rPr>
          <w:b/>
          <w:bCs/>
        </w:rPr>
      </w:pPr>
      <w:r w:rsidRPr="007A7081">
        <w:t>Usa ramas</w:t>
      </w:r>
      <w:r>
        <w:t xml:space="preserve"> y merges, además de otra terminal como hiciste en la evaluable. </w:t>
      </w:r>
      <w:r w:rsidRPr="00471443">
        <w:rPr>
          <w:b/>
          <w:bCs/>
        </w:rPr>
        <w:t>Muestra captura de pantalla de los comandos usados y de la salida de la terminal.</w:t>
      </w:r>
    </w:p>
    <w:p w14:paraId="68F2638F" w14:textId="77777777" w:rsidR="00315FBF" w:rsidRDefault="00315FBF" w:rsidP="00315FBF">
      <w:pPr>
        <w:ind w:left="720"/>
        <w:rPr>
          <w:b/>
          <w:bCs/>
        </w:rPr>
      </w:pPr>
    </w:p>
    <w:p w14:paraId="7E0F3FD4" w14:textId="62405CB2" w:rsidR="00607644" w:rsidRPr="00607644" w:rsidRDefault="00607644" w:rsidP="00315FBF">
      <w:pPr>
        <w:ind w:left="720"/>
        <w:rPr>
          <w:b/>
          <w:bCs/>
          <w:sz w:val="40"/>
          <w:szCs w:val="40"/>
        </w:rPr>
      </w:pPr>
      <w:r w:rsidRPr="00607644">
        <w:rPr>
          <w:b/>
          <w:bCs/>
          <w:sz w:val="40"/>
          <w:szCs w:val="40"/>
        </w:rPr>
        <w:t>git clone https/…..</w:t>
      </w:r>
    </w:p>
    <w:p w14:paraId="22F3AF1D" w14:textId="321523C9" w:rsidR="00607644" w:rsidRDefault="00607644" w:rsidP="00607644">
      <w:pPr>
        <w:rPr>
          <w:b/>
          <w:bCs/>
        </w:rPr>
      </w:pPr>
      <w:r w:rsidRPr="00607644">
        <w:rPr>
          <w:b/>
          <w:bCs/>
          <w:noProof/>
        </w:rPr>
        <w:drawing>
          <wp:inline distT="0" distB="0" distL="0" distR="0" wp14:anchorId="700AB1BB" wp14:editId="693CEC5B">
            <wp:extent cx="6330950" cy="3098800"/>
            <wp:effectExtent l="0" t="0" r="0" b="6350"/>
            <wp:docPr id="2031675685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75685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F6D21" w14:textId="77777777" w:rsidR="00315FBF" w:rsidRDefault="00315FBF" w:rsidP="00315FBF">
      <w:pPr>
        <w:ind w:left="720"/>
        <w:rPr>
          <w:b/>
          <w:bCs/>
        </w:rPr>
      </w:pPr>
    </w:p>
    <w:p w14:paraId="05A3E153" w14:textId="2D7DBD49" w:rsidR="00315FBF" w:rsidRDefault="00607644" w:rsidP="00607644">
      <w:pPr>
        <w:rPr>
          <w:b/>
          <w:bCs/>
        </w:rPr>
      </w:pPr>
      <w:r w:rsidRPr="00607644">
        <w:rPr>
          <w:b/>
          <w:bCs/>
          <w:noProof/>
        </w:rPr>
        <w:lastRenderedPageBreak/>
        <w:drawing>
          <wp:inline distT="0" distB="0" distL="0" distR="0" wp14:anchorId="4BD37694" wp14:editId="468A8E4E">
            <wp:extent cx="6330950" cy="2971800"/>
            <wp:effectExtent l="0" t="0" r="0" b="0"/>
            <wp:docPr id="11967242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24262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C74D" w14:textId="3FDBADAD" w:rsidR="00607644" w:rsidRDefault="000A1B9B" w:rsidP="00607644">
      <w:pPr>
        <w:rPr>
          <w:b/>
          <w:bCs/>
        </w:rPr>
      </w:pPr>
      <w:r w:rsidRPr="000A1B9B">
        <w:rPr>
          <w:b/>
          <w:bCs/>
          <w:noProof/>
        </w:rPr>
        <w:drawing>
          <wp:inline distT="0" distB="0" distL="0" distR="0" wp14:anchorId="69A28935" wp14:editId="33765BF4">
            <wp:extent cx="6330950" cy="4022725"/>
            <wp:effectExtent l="0" t="0" r="0" b="0"/>
            <wp:docPr id="8714022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02200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51F8" w14:textId="2E1EBC43" w:rsidR="000A1B9B" w:rsidRDefault="000A1B9B" w:rsidP="00607644">
      <w:pPr>
        <w:rPr>
          <w:b/>
          <w:bCs/>
        </w:rPr>
      </w:pPr>
      <w:r w:rsidRPr="000A1B9B">
        <w:rPr>
          <w:b/>
          <w:bCs/>
          <w:noProof/>
        </w:rPr>
        <w:drawing>
          <wp:inline distT="0" distB="0" distL="0" distR="0" wp14:anchorId="6C292024" wp14:editId="62A328C0">
            <wp:extent cx="6330950" cy="779780"/>
            <wp:effectExtent l="0" t="0" r="0" b="1270"/>
            <wp:docPr id="11106734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7343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5CBC" w14:textId="77777777" w:rsidR="00DC31FE" w:rsidRDefault="00DC31FE" w:rsidP="00607644"/>
    <w:p w14:paraId="0851F67F" w14:textId="77777777" w:rsidR="00315FBF" w:rsidRDefault="00315FBF" w:rsidP="00DC31FE">
      <w:pPr>
        <w:pStyle w:val="Prrafodelista"/>
        <w:ind w:left="720" w:firstLine="0"/>
      </w:pPr>
    </w:p>
    <w:p w14:paraId="77080041" w14:textId="77777777" w:rsidR="00315FBF" w:rsidRDefault="00315FBF" w:rsidP="00DC31FE">
      <w:pPr>
        <w:pStyle w:val="Prrafodelista"/>
        <w:ind w:left="720" w:firstLine="0"/>
      </w:pPr>
    </w:p>
    <w:p w14:paraId="2E0A2097" w14:textId="77777777" w:rsidR="00315FBF" w:rsidRDefault="00315FBF" w:rsidP="00DC31FE">
      <w:pPr>
        <w:pStyle w:val="Prrafodelista"/>
        <w:ind w:left="720" w:firstLine="0"/>
      </w:pPr>
    </w:p>
    <w:p w14:paraId="39136359" w14:textId="77777777" w:rsidR="00315FBF" w:rsidRDefault="00315FBF" w:rsidP="00DC31FE">
      <w:pPr>
        <w:pStyle w:val="Prrafodelista"/>
        <w:ind w:left="720" w:firstLine="0"/>
      </w:pPr>
    </w:p>
    <w:p w14:paraId="05EABBB9" w14:textId="52B5C008" w:rsidR="00B52C85" w:rsidRDefault="00315FBF" w:rsidP="00B52C85">
      <w:pPr>
        <w:pStyle w:val="Prrafodelista"/>
        <w:numPr>
          <w:ilvl w:val="0"/>
          <w:numId w:val="10"/>
        </w:numPr>
      </w:pPr>
      <w:r>
        <w:t xml:space="preserve">Ahora JUAN SANCHEZ </w:t>
      </w:r>
      <w:r w:rsidR="00923E52">
        <w:t xml:space="preserve">borra el texto nuevo que ha añadido PACO MARTINEZ en el fichero </w:t>
      </w:r>
      <w:r w:rsidR="00923E52" w:rsidRPr="006919B2">
        <w:rPr>
          <w:b/>
          <w:bCs/>
        </w:rPr>
        <w:t>documentacion.md</w:t>
      </w:r>
      <w:r w:rsidR="00923E52">
        <w:t xml:space="preserve"> porque no está de acuerdo con su cambio</w:t>
      </w:r>
      <w:r w:rsidR="00B52C85">
        <w:t>. Después lo sube a GitHub.</w:t>
      </w:r>
    </w:p>
    <w:p w14:paraId="6DD48C74" w14:textId="1464449A" w:rsidR="00B52C85" w:rsidRPr="00B52C85" w:rsidRDefault="00B52C85" w:rsidP="00B52C85">
      <w:pPr>
        <w:pStyle w:val="Prrafodelista"/>
        <w:ind w:left="720" w:firstLine="0"/>
        <w:rPr>
          <w:b/>
          <w:bCs/>
        </w:rPr>
      </w:pPr>
      <w:r w:rsidRPr="007A7081">
        <w:t>Usa ramas</w:t>
      </w:r>
      <w:r>
        <w:t xml:space="preserve"> y merges, además de otra terminal como hiciste en la evaluable. </w:t>
      </w:r>
      <w:r w:rsidRPr="00B52C85">
        <w:rPr>
          <w:b/>
          <w:bCs/>
        </w:rPr>
        <w:t>Muestra captura de pantalla de los comandos usados y de la salida de la terminal.</w:t>
      </w:r>
    </w:p>
    <w:p w14:paraId="7D35B3F8" w14:textId="77777777" w:rsidR="00FB554B" w:rsidRDefault="00FB554B" w:rsidP="00FB554B">
      <w:pPr>
        <w:jc w:val="center"/>
        <w:rPr>
          <w:b/>
          <w:bCs/>
        </w:rPr>
      </w:pPr>
    </w:p>
    <w:p w14:paraId="70FD756C" w14:textId="77777777" w:rsidR="00FB554B" w:rsidRDefault="00FB554B" w:rsidP="00FB554B">
      <w:pPr>
        <w:jc w:val="center"/>
        <w:rPr>
          <w:b/>
          <w:bCs/>
        </w:rPr>
      </w:pPr>
    </w:p>
    <w:p w14:paraId="67C95066" w14:textId="7BA360D1" w:rsidR="00FB554B" w:rsidRDefault="007F3145" w:rsidP="007F3145">
      <w:pPr>
        <w:rPr>
          <w:b/>
          <w:bCs/>
        </w:rPr>
      </w:pPr>
      <w:r w:rsidRPr="007F3145">
        <w:rPr>
          <w:b/>
          <w:bCs/>
          <w:noProof/>
        </w:rPr>
        <w:drawing>
          <wp:inline distT="0" distB="0" distL="0" distR="0" wp14:anchorId="45C62324" wp14:editId="6CD32BA2">
            <wp:extent cx="6330950" cy="1909445"/>
            <wp:effectExtent l="0" t="0" r="0" b="0"/>
            <wp:docPr id="2834999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99934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20CB" w14:textId="3843C250" w:rsidR="007F3145" w:rsidRDefault="007F3145" w:rsidP="007F3145">
      <w:pPr>
        <w:rPr>
          <w:b/>
          <w:bCs/>
        </w:rPr>
      </w:pPr>
      <w:r w:rsidRPr="007F3145">
        <w:rPr>
          <w:b/>
          <w:bCs/>
          <w:noProof/>
        </w:rPr>
        <w:drawing>
          <wp:inline distT="0" distB="0" distL="0" distR="0" wp14:anchorId="1A824B96" wp14:editId="2B0FF081">
            <wp:extent cx="6330950" cy="1553845"/>
            <wp:effectExtent l="0" t="0" r="0" b="8255"/>
            <wp:docPr id="422421783" name="Imagen 1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21783" name="Imagen 1" descr="Interfaz de usuario gráfica, Texto, Aplicación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23D0" w14:textId="77777777" w:rsidR="007F3145" w:rsidRDefault="007F3145" w:rsidP="007F3145">
      <w:pPr>
        <w:rPr>
          <w:b/>
          <w:bCs/>
        </w:rPr>
      </w:pPr>
    </w:p>
    <w:p w14:paraId="73533628" w14:textId="77777777" w:rsidR="00FB554B" w:rsidRDefault="00FB554B" w:rsidP="00FB554B">
      <w:pPr>
        <w:jc w:val="center"/>
        <w:rPr>
          <w:b/>
          <w:bCs/>
        </w:rPr>
      </w:pPr>
    </w:p>
    <w:p w14:paraId="055EA7D9" w14:textId="77777777" w:rsidR="00FB554B" w:rsidRDefault="00FB554B" w:rsidP="00FB554B">
      <w:pPr>
        <w:jc w:val="center"/>
        <w:rPr>
          <w:b/>
          <w:bCs/>
        </w:rPr>
      </w:pPr>
    </w:p>
    <w:p w14:paraId="614FCC6E" w14:textId="77777777" w:rsidR="00FB554B" w:rsidRDefault="00FB554B" w:rsidP="00FB554B">
      <w:pPr>
        <w:jc w:val="center"/>
        <w:rPr>
          <w:b/>
          <w:bCs/>
        </w:rPr>
      </w:pPr>
    </w:p>
    <w:p w14:paraId="1DF51EC7" w14:textId="1B59DBBE" w:rsidR="00FB554B" w:rsidRDefault="00FB554B" w:rsidP="00FB554B">
      <w:pPr>
        <w:jc w:val="center"/>
        <w:rPr>
          <w:b/>
          <w:bCs/>
        </w:rPr>
      </w:pPr>
      <w:r>
        <w:rPr>
          <w:b/>
          <w:bCs/>
        </w:rPr>
        <w:t>PEGA AQUÍ LA CAPTURA</w:t>
      </w:r>
    </w:p>
    <w:p w14:paraId="6420B153" w14:textId="77777777" w:rsidR="00B52C85" w:rsidRDefault="00B52C85" w:rsidP="00B52C85">
      <w:pPr>
        <w:pStyle w:val="Prrafodelista"/>
        <w:ind w:left="720" w:firstLine="0"/>
      </w:pPr>
    </w:p>
    <w:p w14:paraId="59C45F64" w14:textId="77777777" w:rsidR="00243420" w:rsidRDefault="00243420" w:rsidP="00B52C85">
      <w:pPr>
        <w:pStyle w:val="Prrafodelista"/>
        <w:ind w:left="720" w:firstLine="0"/>
      </w:pPr>
    </w:p>
    <w:p w14:paraId="6C7C35D5" w14:textId="77777777" w:rsidR="00243420" w:rsidRDefault="00243420" w:rsidP="00B52C85">
      <w:pPr>
        <w:pStyle w:val="Prrafodelista"/>
        <w:ind w:left="720" w:firstLine="0"/>
      </w:pPr>
    </w:p>
    <w:p w14:paraId="10AF854C" w14:textId="77777777" w:rsidR="00243420" w:rsidRDefault="00243420" w:rsidP="00B52C85">
      <w:pPr>
        <w:pStyle w:val="Prrafodelista"/>
        <w:ind w:left="720" w:firstLine="0"/>
      </w:pPr>
    </w:p>
    <w:p w14:paraId="48C8611B" w14:textId="519B9299" w:rsidR="0006451B" w:rsidRDefault="0006451B" w:rsidP="0006451B">
      <w:pPr>
        <w:ind w:left="360"/>
        <w:rPr>
          <w:b/>
          <w:bCs/>
        </w:rPr>
      </w:pPr>
      <w:r>
        <w:rPr>
          <w:b/>
          <w:bCs/>
        </w:rPr>
        <w:t>PEGA AQUÍ LA URL DEL REPOSITORIO: _________________________________________________</w:t>
      </w:r>
    </w:p>
    <w:p w14:paraId="6F99ECE7" w14:textId="77777777" w:rsidR="00243420" w:rsidRDefault="00243420" w:rsidP="00B52C85">
      <w:pPr>
        <w:pStyle w:val="Prrafodelista"/>
        <w:ind w:left="720" w:firstLine="0"/>
      </w:pPr>
    </w:p>
    <w:p w14:paraId="77D6C3D6" w14:textId="76355C95" w:rsidR="00243420" w:rsidRDefault="00243420" w:rsidP="00243420">
      <w:pPr>
        <w:pStyle w:val="Ttulo1"/>
        <w:numPr>
          <w:ilvl w:val="0"/>
          <w:numId w:val="4"/>
        </w:numPr>
      </w:pPr>
      <w:r>
        <w:t>ENUNCIADO SEGUNDO EJERCICIO</w:t>
      </w:r>
    </w:p>
    <w:p w14:paraId="58B0205F" w14:textId="77777777" w:rsidR="00243420" w:rsidRDefault="00243420" w:rsidP="00243420"/>
    <w:p w14:paraId="30ED2442" w14:textId="49B7F91A" w:rsidR="00396EF6" w:rsidRDefault="00A45AC9" w:rsidP="00A45AC9">
      <w:pPr>
        <w:ind w:left="360"/>
      </w:pPr>
      <w:r>
        <w:t xml:space="preserve">Has encontrado el siguiente repositorio en Internet: </w:t>
      </w:r>
      <w:hyperlink r:id="rId29" w:history="1">
        <w:r w:rsidRPr="00A0171D">
          <w:rPr>
            <w:rStyle w:val="Hipervnculo"/>
          </w:rPr>
          <w:t>https://github.com/rpalaolozano/EXAMENED2024.git</w:t>
        </w:r>
      </w:hyperlink>
      <w:r>
        <w:t xml:space="preserve"> y quieres hacer un cambio en su código.</w:t>
      </w:r>
    </w:p>
    <w:p w14:paraId="1ED2A17C" w14:textId="77777777" w:rsidR="00E37953" w:rsidRDefault="00E37953" w:rsidP="00A45AC9">
      <w:pPr>
        <w:ind w:left="360"/>
      </w:pPr>
    </w:p>
    <w:p w14:paraId="70AA31F9" w14:textId="2A4163ED" w:rsidR="00E37953" w:rsidRDefault="00E37953" w:rsidP="00A45AC9">
      <w:pPr>
        <w:ind w:left="360"/>
      </w:pPr>
      <w:r w:rsidRPr="00E37953">
        <w:t>Tienes que conseguir lo siguiente:</w:t>
      </w:r>
    </w:p>
    <w:p w14:paraId="6C0390AA" w14:textId="14E45C2C" w:rsidR="00493BF2" w:rsidRDefault="00E37953" w:rsidP="00493BF2">
      <w:pPr>
        <w:pStyle w:val="Prrafodelista"/>
        <w:ind w:left="1080" w:firstLine="0"/>
      </w:pPr>
      <w:r>
        <w:t>&gt; Crear un fichero con tu nombre y apellido en formato .txt (ejemplo: lucia_sanchez.txt)</w:t>
      </w:r>
      <w:r w:rsidR="009974C0">
        <w:t xml:space="preserve"> y poner dentro un número con la calificación que te gustaría obtener en el examen.</w:t>
      </w:r>
    </w:p>
    <w:p w14:paraId="00C7C1AC" w14:textId="77777777" w:rsidR="00B95CD3" w:rsidRDefault="00B95CD3" w:rsidP="00B95CD3"/>
    <w:p w14:paraId="04B71172" w14:textId="440634D0" w:rsidR="00493BF2" w:rsidRDefault="00493BF2" w:rsidP="00B95CD3">
      <w:pPr>
        <w:ind w:left="720"/>
      </w:pPr>
      <w:r>
        <w:lastRenderedPageBreak/>
        <w:t>El cambio se quedará pendiente</w:t>
      </w:r>
      <w:r w:rsidR="00B95CD3">
        <w:t xml:space="preserve"> de confirmación por el dueño del repositorio.</w:t>
      </w:r>
    </w:p>
    <w:p w14:paraId="4D00DBBE" w14:textId="77777777" w:rsidR="00B95CD3" w:rsidRDefault="00B95CD3" w:rsidP="00B95CD3">
      <w:pPr>
        <w:ind w:left="720"/>
      </w:pPr>
    </w:p>
    <w:p w14:paraId="19FC52D6" w14:textId="77777777" w:rsidR="00B95CD3" w:rsidRDefault="00B95CD3" w:rsidP="00B95CD3">
      <w:pPr>
        <w:ind w:left="720"/>
      </w:pPr>
    </w:p>
    <w:p w14:paraId="22F05B6E" w14:textId="405653DF" w:rsidR="0006451B" w:rsidRDefault="00BE14A7" w:rsidP="00BE14A7">
      <w:r w:rsidRPr="00BE14A7">
        <w:rPr>
          <w:noProof/>
        </w:rPr>
        <w:drawing>
          <wp:inline distT="0" distB="0" distL="0" distR="0" wp14:anchorId="4ADC73DE" wp14:editId="166766FF">
            <wp:extent cx="6330950" cy="2450465"/>
            <wp:effectExtent l="0" t="0" r="0" b="6985"/>
            <wp:docPr id="8925762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76247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C0CE" w14:textId="6D0998A8" w:rsidR="00BE14A7" w:rsidRDefault="00BE14A7" w:rsidP="00BE14A7">
      <w:r w:rsidRPr="00BE14A7">
        <w:rPr>
          <w:noProof/>
        </w:rPr>
        <w:drawing>
          <wp:inline distT="0" distB="0" distL="0" distR="0" wp14:anchorId="24324C22" wp14:editId="2D3A4412">
            <wp:extent cx="6330950" cy="351790"/>
            <wp:effectExtent l="0" t="0" r="0" b="0"/>
            <wp:docPr id="729029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290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375C" w14:textId="36426EBF" w:rsidR="00BE14A7" w:rsidRDefault="00BE14A7" w:rsidP="00BE14A7">
      <w:r w:rsidRPr="00BE14A7">
        <w:rPr>
          <w:noProof/>
        </w:rPr>
        <w:drawing>
          <wp:inline distT="0" distB="0" distL="0" distR="0" wp14:anchorId="2D9F699C" wp14:editId="34BF89EF">
            <wp:extent cx="6330950" cy="4033520"/>
            <wp:effectExtent l="0" t="0" r="0" b="5080"/>
            <wp:docPr id="20211006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00611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B954" w14:textId="7E3550EC" w:rsidR="00BE14A7" w:rsidRDefault="00BE14A7" w:rsidP="00BE14A7">
      <w:r w:rsidRPr="00BE14A7">
        <w:rPr>
          <w:noProof/>
        </w:rPr>
        <w:lastRenderedPageBreak/>
        <w:drawing>
          <wp:inline distT="0" distB="0" distL="0" distR="0" wp14:anchorId="5E6E7B59" wp14:editId="070BABA4">
            <wp:extent cx="6330950" cy="3185160"/>
            <wp:effectExtent l="0" t="0" r="0" b="0"/>
            <wp:docPr id="19778119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811904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E446" w14:textId="77777777" w:rsidR="003D497D" w:rsidRDefault="003D497D" w:rsidP="00BE14A7"/>
    <w:p w14:paraId="6CCC6E7C" w14:textId="334CE449" w:rsidR="003D497D" w:rsidRDefault="003D497D" w:rsidP="00BE14A7">
      <w:r>
        <w:t>Posteriormente no se hace el cambio a ninguna rama superior, se hace directamente el pull request desde nuestra rama feature4 en este caso a la clase main del repositorio del cual queremos hacer el cambio.</w:t>
      </w:r>
    </w:p>
    <w:p w14:paraId="1BEDA625" w14:textId="519FC555" w:rsidR="00BE14A7" w:rsidRDefault="00BE14A7" w:rsidP="00BE14A7"/>
    <w:p w14:paraId="08E8C5C2" w14:textId="27ADC765" w:rsidR="00BE14A7" w:rsidRDefault="00BE14A7" w:rsidP="00BE14A7"/>
    <w:p w14:paraId="1854DA22" w14:textId="77777777" w:rsidR="00BE14A7" w:rsidRDefault="00BE14A7" w:rsidP="00BE14A7"/>
    <w:p w14:paraId="12868A1E" w14:textId="77777777" w:rsidR="0006451B" w:rsidRDefault="0006451B" w:rsidP="00B95CD3">
      <w:pPr>
        <w:ind w:left="720"/>
      </w:pPr>
    </w:p>
    <w:p w14:paraId="56419667" w14:textId="77777777" w:rsidR="0006451B" w:rsidRDefault="0006451B" w:rsidP="00B95CD3">
      <w:pPr>
        <w:ind w:left="720"/>
      </w:pPr>
    </w:p>
    <w:p w14:paraId="223D7CF9" w14:textId="77777777" w:rsidR="0006451B" w:rsidRDefault="0006451B" w:rsidP="00B95CD3">
      <w:pPr>
        <w:ind w:left="720"/>
      </w:pPr>
    </w:p>
    <w:p w14:paraId="3A0D9702" w14:textId="77777777" w:rsidR="0006451B" w:rsidRDefault="0006451B" w:rsidP="00B95CD3">
      <w:pPr>
        <w:ind w:left="720"/>
      </w:pPr>
    </w:p>
    <w:p w14:paraId="253E912F" w14:textId="77777777" w:rsidR="0006451B" w:rsidRDefault="0006451B" w:rsidP="00B95CD3">
      <w:pPr>
        <w:ind w:left="720"/>
      </w:pPr>
    </w:p>
    <w:p w14:paraId="7E1C0CFA" w14:textId="77777777" w:rsidR="0006451B" w:rsidRDefault="0006451B" w:rsidP="00B95CD3">
      <w:pPr>
        <w:ind w:left="720"/>
      </w:pPr>
    </w:p>
    <w:p w14:paraId="6C967C74" w14:textId="77777777" w:rsidR="0006451B" w:rsidRDefault="0006451B" w:rsidP="00B95CD3">
      <w:pPr>
        <w:ind w:left="720"/>
      </w:pPr>
    </w:p>
    <w:p w14:paraId="381BDF92" w14:textId="77777777" w:rsidR="0006451B" w:rsidRDefault="0006451B" w:rsidP="0006451B">
      <w:pPr>
        <w:ind w:left="360"/>
        <w:rPr>
          <w:b/>
          <w:bCs/>
        </w:rPr>
      </w:pPr>
      <w:r>
        <w:rPr>
          <w:b/>
          <w:bCs/>
        </w:rPr>
        <w:t>PEGA AQUÍ LA URL DEL REPOSITORIO: _________________________________________________</w:t>
      </w:r>
    </w:p>
    <w:p w14:paraId="573219FD" w14:textId="77777777" w:rsidR="0006451B" w:rsidRPr="000E3F01" w:rsidRDefault="0006451B" w:rsidP="00B95CD3">
      <w:pPr>
        <w:ind w:left="720"/>
      </w:pPr>
    </w:p>
    <w:sectPr w:rsidR="0006451B" w:rsidRPr="000E3F01" w:rsidSect="00A77746">
      <w:pgSz w:w="11910" w:h="16840"/>
      <w:pgMar w:top="1400" w:right="620" w:bottom="1300" w:left="1320" w:header="720" w:footer="110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3736D7" w14:textId="77777777" w:rsidR="00B43AE2" w:rsidRDefault="00B43AE2" w:rsidP="00F63D5A">
      <w:r>
        <w:separator/>
      </w:r>
    </w:p>
  </w:endnote>
  <w:endnote w:type="continuationSeparator" w:id="0">
    <w:p w14:paraId="115EE7D0" w14:textId="77777777" w:rsidR="00B43AE2" w:rsidRDefault="00B43AE2" w:rsidP="00F63D5A">
      <w:r>
        <w:continuationSeparator/>
      </w:r>
    </w:p>
  </w:endnote>
  <w:endnote w:type="continuationNotice" w:id="1">
    <w:p w14:paraId="0C209C8C" w14:textId="77777777" w:rsidR="00B43AE2" w:rsidRDefault="00B43AE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FB2C31" w14:textId="77777777" w:rsidR="00925EA3" w:rsidRDefault="00925EA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3A77A0" w14:textId="0E5979FE" w:rsidR="00F63D5A" w:rsidRDefault="007A4B2E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6496" behindDoc="1" locked="0" layoutInCell="1" allowOverlap="1" wp14:anchorId="02D73635" wp14:editId="622A5DB3">
              <wp:simplePos x="0" y="0"/>
              <wp:positionH relativeFrom="page">
                <wp:posOffset>993140</wp:posOffset>
              </wp:positionH>
              <wp:positionV relativeFrom="page">
                <wp:posOffset>10069830</wp:posOffset>
              </wp:positionV>
              <wp:extent cx="3483610" cy="163830"/>
              <wp:effectExtent l="0" t="0" r="0" b="0"/>
              <wp:wrapNone/>
              <wp:docPr id="1832985641" name="docshape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3610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656CA0" w14:textId="70FC7645" w:rsidR="00F63D5A" w:rsidRPr="00C6691A" w:rsidRDefault="002860A8" w:rsidP="00B625D5">
                          <w:pPr>
                            <w:spacing w:before="20"/>
                            <w:rPr>
                              <w:rFonts w:ascii="Roboto" w:hAnsi="Roboto"/>
                              <w:sz w:val="18"/>
                            </w:rPr>
                          </w:pPr>
                          <w:r w:rsidRPr="002860A8">
                            <w:rPr>
                              <w:rFonts w:ascii="Roboto" w:hAnsi="Roboto"/>
                              <w:color w:val="E36C0A" w:themeColor="accent6" w:themeShade="BF"/>
                              <w:sz w:val="18"/>
                            </w:rPr>
                            <w:t xml:space="preserve">EXAMEN </w:t>
                          </w:r>
                          <w:r w:rsidR="00807EE0">
                            <w:rPr>
                              <w:rFonts w:ascii="Roboto" w:hAnsi="Roboto"/>
                              <w:color w:val="E36C0A" w:themeColor="accent6" w:themeShade="BF"/>
                              <w:sz w:val="18"/>
                            </w:rPr>
                            <w:t>ENTORNOS DE DESARROLLO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D73635" id="_x0000_t202" coordsize="21600,21600" o:spt="202" path="m,l,21600r21600,l21600,xe">
              <v:stroke joinstyle="miter"/>
              <v:path gradientshapeok="t" o:connecttype="rect"/>
            </v:shapetype>
            <v:shape id="docshape6" o:spid="_x0000_s1026" type="#_x0000_t202" style="position:absolute;margin-left:78.2pt;margin-top:792.9pt;width:274.3pt;height:12.9pt;z-index:-1584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" filled="f" stroked="f">
              <v:textbox inset="0,0,0,0">
                <w:txbxContent>
                  <w:p w14:paraId="58656CA0" w14:textId="70FC7645" w:rsidR="00F63D5A" w:rsidRPr="00C6691A" w:rsidRDefault="002860A8" w:rsidP="00B625D5">
                    <w:pPr>
                      <w:spacing w:before="20"/>
                      <w:rPr>
                        <w:rFonts w:ascii="Roboto" w:hAnsi="Roboto"/>
                        <w:sz w:val="18"/>
                      </w:rPr>
                    </w:pPr>
                    <w:r w:rsidRPr="002860A8">
                      <w:rPr>
                        <w:rFonts w:ascii="Roboto" w:hAnsi="Roboto"/>
                        <w:color w:val="E36C0A" w:themeColor="accent6" w:themeShade="BF"/>
                        <w:sz w:val="18"/>
                      </w:rPr>
                      <w:t xml:space="preserve">EXAMEN </w:t>
                    </w:r>
                    <w:r w:rsidR="00807EE0">
                      <w:rPr>
                        <w:rFonts w:ascii="Roboto" w:hAnsi="Roboto"/>
                        <w:color w:val="E36C0A" w:themeColor="accent6" w:themeShade="BF"/>
                        <w:sz w:val="18"/>
                      </w:rPr>
                      <w:t>ENTORNOS DE DESARROLLO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65984" behindDoc="1" locked="0" layoutInCell="1" allowOverlap="1" wp14:anchorId="154748F4" wp14:editId="3AB12DA9">
              <wp:simplePos x="0" y="0"/>
              <wp:positionH relativeFrom="page">
                <wp:posOffset>1028700</wp:posOffset>
              </wp:positionH>
              <wp:positionV relativeFrom="page">
                <wp:posOffset>9862820</wp:posOffset>
              </wp:positionV>
              <wp:extent cx="1270" cy="19050"/>
              <wp:effectExtent l="0" t="0" r="0" b="0"/>
              <wp:wrapNone/>
              <wp:docPr id="1148090124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70" cy="19050"/>
                      </a:xfrm>
                      <a:prstGeom prst="rect">
                        <a:avLst/>
                      </a:prstGeom>
                      <a:solidFill>
                        <a:srgbClr val="9F9F9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36FA649" id="docshape5" o:spid="_x0000_s1026" style="position:absolute;margin-left:81pt;margin-top:776.6pt;width:.1pt;height:1.5pt;z-index:-1585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" fillcolor="#9f9f9f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67008" behindDoc="1" locked="0" layoutInCell="1" allowOverlap="1" wp14:anchorId="6AC666DF" wp14:editId="370229A5">
              <wp:simplePos x="0" y="0"/>
              <wp:positionH relativeFrom="page">
                <wp:posOffset>6395720</wp:posOffset>
              </wp:positionH>
              <wp:positionV relativeFrom="page">
                <wp:posOffset>10069830</wp:posOffset>
              </wp:positionV>
              <wp:extent cx="238760" cy="178435"/>
              <wp:effectExtent l="0" t="0" r="0" b="0"/>
              <wp:wrapNone/>
              <wp:docPr id="741577767" name="docshape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876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D4B64C" w14:textId="13ACBDB9" w:rsidR="00F63D5A" w:rsidRDefault="00BC7362">
                          <w:pPr>
                            <w:spacing w:line="265" w:lineRule="exact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pacing w:val="-5"/>
                              <w:sz w:val="24"/>
                            </w:rPr>
                            <w:fldChar w:fldCharType="begin"/>
                          </w:r>
                          <w:r w:rsidR="00095E18">
                            <w:rPr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separate"/>
                          </w:r>
                          <w:r w:rsidR="00BD4420">
                            <w:rPr>
                              <w:noProof/>
                              <w:spacing w:val="-5"/>
                              <w:sz w:val="24"/>
                            </w:rPr>
                            <w:t>5</w:t>
                          </w:r>
                          <w:r>
                            <w:rPr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C666DF" id="docshape7" o:spid="_x0000_s1027" type="#_x0000_t202" style="position:absolute;margin-left:503.6pt;margin-top:792.9pt;width:18.8pt;height:14.05pt;z-index:-1584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" filled="f" stroked="f">
              <v:textbox inset="0,0,0,0">
                <w:txbxContent>
                  <w:p w14:paraId="4CD4B64C" w14:textId="13ACBDB9" w:rsidR="00F63D5A" w:rsidRDefault="00BC7362">
                    <w:pPr>
                      <w:spacing w:line="265" w:lineRule="exact"/>
                      <w:ind w:left="20"/>
                      <w:rPr>
                        <w:sz w:val="24"/>
                      </w:rPr>
                    </w:pPr>
                    <w:r>
                      <w:rPr>
                        <w:spacing w:val="-5"/>
                        <w:sz w:val="24"/>
                      </w:rPr>
                      <w:fldChar w:fldCharType="begin"/>
                    </w:r>
                    <w:r w:rsidR="00095E18">
                      <w:rPr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4"/>
                      </w:rPr>
                      <w:fldChar w:fldCharType="separate"/>
                    </w:r>
                    <w:r w:rsidR="00BD4420">
                      <w:rPr>
                        <w:noProof/>
                        <w:spacing w:val="-5"/>
                        <w:sz w:val="24"/>
                      </w:rPr>
                      <w:t>5</w:t>
                    </w:r>
                    <w:r>
                      <w:rPr>
                        <w:spacing w:val="-5"/>
                        <w:sz w:val="24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FF356C" w14:textId="77777777" w:rsidR="00B43AE2" w:rsidRDefault="00B43AE2" w:rsidP="00F63D5A">
      <w:r>
        <w:separator/>
      </w:r>
    </w:p>
  </w:footnote>
  <w:footnote w:type="continuationSeparator" w:id="0">
    <w:p w14:paraId="542E8FAD" w14:textId="77777777" w:rsidR="00B43AE2" w:rsidRDefault="00B43AE2" w:rsidP="00F63D5A">
      <w:r>
        <w:continuationSeparator/>
      </w:r>
    </w:p>
  </w:footnote>
  <w:footnote w:type="continuationNotice" w:id="1">
    <w:p w14:paraId="6604011A" w14:textId="77777777" w:rsidR="00B43AE2" w:rsidRDefault="00B43AE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FA7838" w14:textId="77777777" w:rsidR="002860A8" w:rsidRDefault="002860A8">
    <w:pPr>
      <w:pStyle w:val="Encabezado"/>
    </w:pPr>
    <w:r>
      <w:rPr>
        <w:noProof/>
        <w:lang w:eastAsia="es-ES"/>
      </w:rPr>
      <w:drawing>
        <wp:inline distT="0" distB="0" distL="0" distR="0" wp14:anchorId="1B407F1B" wp14:editId="1458DD31">
          <wp:extent cx="6330950" cy="1007745"/>
          <wp:effectExtent l="0" t="0" r="0" b="0"/>
          <wp:docPr id="2" name="1 Imagen" descr="Cabeceras A4-2_Ciclos_Pagina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beceras A4-2_Ciclos_Pagina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30950" cy="10077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4DA315" w14:textId="61997B61" w:rsidR="00F63D5A" w:rsidRDefault="002860A8">
    <w:pPr>
      <w:pStyle w:val="Textoindependiente"/>
      <w:spacing w:line="14" w:lineRule="auto"/>
      <w:rPr>
        <w:sz w:val="20"/>
      </w:rPr>
    </w:pPr>
    <w:r>
      <w:rPr>
        <w:noProof/>
        <w:lang w:eastAsia="es-ES"/>
      </w:rPr>
      <w:drawing>
        <wp:inline distT="0" distB="0" distL="0" distR="0" wp14:anchorId="302A64FD" wp14:editId="6570FCA0">
          <wp:extent cx="6330950" cy="1007745"/>
          <wp:effectExtent l="0" t="0" r="0" b="0"/>
          <wp:docPr id="4" name="3 Imagen" descr="Cabeceras A4-2_Ciclos_Pagina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abeceras A4-2_Ciclos_Pagina1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30950" cy="10077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A4B2E">
      <w:rPr>
        <w:noProof/>
      </w:rPr>
      <mc:AlternateContent>
        <mc:Choice Requires="wps">
          <w:drawing>
            <wp:anchor distT="0" distB="0" distL="114300" distR="114300" simplePos="0" relativeHeight="487464448" behindDoc="1" locked="0" layoutInCell="1" allowOverlap="1" wp14:anchorId="3A98613D" wp14:editId="3D18203C">
              <wp:simplePos x="0" y="0"/>
              <wp:positionH relativeFrom="page">
                <wp:posOffset>1028700</wp:posOffset>
              </wp:positionH>
              <wp:positionV relativeFrom="page">
                <wp:posOffset>594995</wp:posOffset>
              </wp:positionV>
              <wp:extent cx="1270" cy="19050"/>
              <wp:effectExtent l="0" t="0" r="0" b="0"/>
              <wp:wrapNone/>
              <wp:docPr id="1377498598" name="docshape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70" cy="19050"/>
                      </a:xfrm>
                      <a:prstGeom prst="rect">
                        <a:avLst/>
                      </a:prstGeom>
                      <a:solidFill>
                        <a:srgbClr val="9F9F9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E6E1529" id="docshape2" o:spid="_x0000_s1026" style="position:absolute;margin-left:81pt;margin-top:46.85pt;width:.1pt;height:1.5pt;z-index:-1585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" fillcolor="#9f9f9f" stroked="f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671B2"/>
    <w:multiLevelType w:val="hybridMultilevel"/>
    <w:tmpl w:val="0E88E874"/>
    <w:lvl w:ilvl="0" w:tplc="2A205264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713646"/>
    <w:multiLevelType w:val="hybridMultilevel"/>
    <w:tmpl w:val="0BC60DAC"/>
    <w:lvl w:ilvl="0" w:tplc="A4E2E7FA">
      <w:start w:val="1"/>
      <w:numFmt w:val="bullet"/>
      <w:lvlText w:val=""/>
      <w:lvlJc w:val="left"/>
      <w:pPr>
        <w:ind w:left="1800" w:hanging="360"/>
      </w:pPr>
      <w:rPr>
        <w:rFonts w:ascii="Wingdings" w:eastAsia="Calibri" w:hAnsi="Wingdings" w:cs="Calibri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A174AC3"/>
    <w:multiLevelType w:val="hybridMultilevel"/>
    <w:tmpl w:val="AA422D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5A1DD0"/>
    <w:multiLevelType w:val="hybridMultilevel"/>
    <w:tmpl w:val="A1FE0580"/>
    <w:lvl w:ilvl="0" w:tplc="772C776E">
      <w:start w:val="1"/>
      <w:numFmt w:val="decimal"/>
      <w:lvlText w:val="%1."/>
      <w:lvlJc w:val="left"/>
      <w:pPr>
        <w:ind w:left="842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000009"/>
        <w:w w:val="100"/>
        <w:sz w:val="24"/>
        <w:szCs w:val="24"/>
        <w:lang w:val="es-ES" w:eastAsia="en-US" w:bidi="ar-SA"/>
      </w:rPr>
    </w:lvl>
    <w:lvl w:ilvl="1" w:tplc="4198D16A">
      <w:numFmt w:val="bullet"/>
      <w:lvlText w:val="•"/>
      <w:lvlJc w:val="left"/>
      <w:pPr>
        <w:ind w:left="1752" w:hanging="360"/>
      </w:pPr>
      <w:rPr>
        <w:rFonts w:hint="default"/>
        <w:lang w:val="es-ES" w:eastAsia="en-US" w:bidi="ar-SA"/>
      </w:rPr>
    </w:lvl>
    <w:lvl w:ilvl="2" w:tplc="8A426EB2">
      <w:numFmt w:val="bullet"/>
      <w:lvlText w:val="•"/>
      <w:lvlJc w:val="left"/>
      <w:pPr>
        <w:ind w:left="2665" w:hanging="360"/>
      </w:pPr>
      <w:rPr>
        <w:rFonts w:hint="default"/>
        <w:lang w:val="es-ES" w:eastAsia="en-US" w:bidi="ar-SA"/>
      </w:rPr>
    </w:lvl>
    <w:lvl w:ilvl="3" w:tplc="32E259F8">
      <w:numFmt w:val="bullet"/>
      <w:lvlText w:val="•"/>
      <w:lvlJc w:val="left"/>
      <w:pPr>
        <w:ind w:left="3577" w:hanging="360"/>
      </w:pPr>
      <w:rPr>
        <w:rFonts w:hint="default"/>
        <w:lang w:val="es-ES" w:eastAsia="en-US" w:bidi="ar-SA"/>
      </w:rPr>
    </w:lvl>
    <w:lvl w:ilvl="4" w:tplc="EF483C44">
      <w:numFmt w:val="bullet"/>
      <w:lvlText w:val="•"/>
      <w:lvlJc w:val="left"/>
      <w:pPr>
        <w:ind w:left="4490" w:hanging="360"/>
      </w:pPr>
      <w:rPr>
        <w:rFonts w:hint="default"/>
        <w:lang w:val="es-ES" w:eastAsia="en-US" w:bidi="ar-SA"/>
      </w:rPr>
    </w:lvl>
    <w:lvl w:ilvl="5" w:tplc="4DB0D47C">
      <w:numFmt w:val="bullet"/>
      <w:lvlText w:val="•"/>
      <w:lvlJc w:val="left"/>
      <w:pPr>
        <w:ind w:left="5403" w:hanging="360"/>
      </w:pPr>
      <w:rPr>
        <w:rFonts w:hint="default"/>
        <w:lang w:val="es-ES" w:eastAsia="en-US" w:bidi="ar-SA"/>
      </w:rPr>
    </w:lvl>
    <w:lvl w:ilvl="6" w:tplc="3A9AA4CA">
      <w:numFmt w:val="bullet"/>
      <w:lvlText w:val="•"/>
      <w:lvlJc w:val="left"/>
      <w:pPr>
        <w:ind w:left="6315" w:hanging="360"/>
      </w:pPr>
      <w:rPr>
        <w:rFonts w:hint="default"/>
        <w:lang w:val="es-ES" w:eastAsia="en-US" w:bidi="ar-SA"/>
      </w:rPr>
    </w:lvl>
    <w:lvl w:ilvl="7" w:tplc="53848244">
      <w:numFmt w:val="bullet"/>
      <w:lvlText w:val="•"/>
      <w:lvlJc w:val="left"/>
      <w:pPr>
        <w:ind w:left="7228" w:hanging="360"/>
      </w:pPr>
      <w:rPr>
        <w:rFonts w:hint="default"/>
        <w:lang w:val="es-ES" w:eastAsia="en-US" w:bidi="ar-SA"/>
      </w:rPr>
    </w:lvl>
    <w:lvl w:ilvl="8" w:tplc="CAE67E2E">
      <w:numFmt w:val="bullet"/>
      <w:lvlText w:val="•"/>
      <w:lvlJc w:val="left"/>
      <w:pPr>
        <w:ind w:left="8140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EF60DE3"/>
    <w:multiLevelType w:val="hybridMultilevel"/>
    <w:tmpl w:val="DC5EA8DA"/>
    <w:lvl w:ilvl="0" w:tplc="47F27222">
      <w:start w:val="1"/>
      <w:numFmt w:val="decimal"/>
      <w:lvlText w:val="%1."/>
      <w:lvlJc w:val="left"/>
      <w:pPr>
        <w:ind w:left="397" w:hanging="276"/>
      </w:pPr>
      <w:rPr>
        <w:rFonts w:ascii="Calibri" w:eastAsia="Calibri" w:hAnsi="Calibri" w:cs="Calibri" w:hint="default"/>
        <w:b w:val="0"/>
        <w:bCs w:val="0"/>
        <w:i w:val="0"/>
        <w:iCs w:val="0"/>
        <w:color w:val="336633"/>
        <w:spacing w:val="-1"/>
        <w:w w:val="100"/>
        <w:sz w:val="28"/>
        <w:szCs w:val="28"/>
        <w:lang w:val="es-ES" w:eastAsia="en-US" w:bidi="ar-SA"/>
      </w:rPr>
    </w:lvl>
    <w:lvl w:ilvl="1" w:tplc="11CC23A0">
      <w:numFmt w:val="bullet"/>
      <w:lvlText w:val="∙"/>
      <w:lvlJc w:val="left"/>
      <w:pPr>
        <w:ind w:left="874" w:hanging="172"/>
      </w:pPr>
      <w:rPr>
        <w:rFonts w:ascii="Segoe UI" w:eastAsia="Segoe UI" w:hAnsi="Segoe UI" w:cs="Segoe UI" w:hint="default"/>
        <w:b w:val="0"/>
        <w:bCs w:val="0"/>
        <w:i w:val="0"/>
        <w:iCs w:val="0"/>
        <w:color w:val="000009"/>
        <w:w w:val="100"/>
        <w:sz w:val="24"/>
        <w:szCs w:val="24"/>
        <w:lang w:val="es-ES" w:eastAsia="en-US" w:bidi="ar-SA"/>
      </w:rPr>
    </w:lvl>
    <w:lvl w:ilvl="2" w:tplc="27622FE2">
      <w:numFmt w:val="bullet"/>
      <w:lvlText w:val="•"/>
      <w:lvlJc w:val="left"/>
      <w:pPr>
        <w:ind w:left="1889" w:hanging="172"/>
      </w:pPr>
      <w:rPr>
        <w:rFonts w:hint="default"/>
        <w:lang w:val="es-ES" w:eastAsia="en-US" w:bidi="ar-SA"/>
      </w:rPr>
    </w:lvl>
    <w:lvl w:ilvl="3" w:tplc="50785D7C">
      <w:numFmt w:val="bullet"/>
      <w:lvlText w:val="•"/>
      <w:lvlJc w:val="left"/>
      <w:pPr>
        <w:ind w:left="2899" w:hanging="172"/>
      </w:pPr>
      <w:rPr>
        <w:rFonts w:hint="default"/>
        <w:lang w:val="es-ES" w:eastAsia="en-US" w:bidi="ar-SA"/>
      </w:rPr>
    </w:lvl>
    <w:lvl w:ilvl="4" w:tplc="BCD6F072">
      <w:numFmt w:val="bullet"/>
      <w:lvlText w:val="•"/>
      <w:lvlJc w:val="left"/>
      <w:pPr>
        <w:ind w:left="3908" w:hanging="172"/>
      </w:pPr>
      <w:rPr>
        <w:rFonts w:hint="default"/>
        <w:lang w:val="es-ES" w:eastAsia="en-US" w:bidi="ar-SA"/>
      </w:rPr>
    </w:lvl>
    <w:lvl w:ilvl="5" w:tplc="F21E065C">
      <w:numFmt w:val="bullet"/>
      <w:lvlText w:val="•"/>
      <w:lvlJc w:val="left"/>
      <w:pPr>
        <w:ind w:left="4918" w:hanging="172"/>
      </w:pPr>
      <w:rPr>
        <w:rFonts w:hint="default"/>
        <w:lang w:val="es-ES" w:eastAsia="en-US" w:bidi="ar-SA"/>
      </w:rPr>
    </w:lvl>
    <w:lvl w:ilvl="6" w:tplc="6376141A">
      <w:numFmt w:val="bullet"/>
      <w:lvlText w:val="•"/>
      <w:lvlJc w:val="left"/>
      <w:pPr>
        <w:ind w:left="5927" w:hanging="172"/>
      </w:pPr>
      <w:rPr>
        <w:rFonts w:hint="default"/>
        <w:lang w:val="es-ES" w:eastAsia="en-US" w:bidi="ar-SA"/>
      </w:rPr>
    </w:lvl>
    <w:lvl w:ilvl="7" w:tplc="9F18FB0E">
      <w:numFmt w:val="bullet"/>
      <w:lvlText w:val="•"/>
      <w:lvlJc w:val="left"/>
      <w:pPr>
        <w:ind w:left="6937" w:hanging="172"/>
      </w:pPr>
      <w:rPr>
        <w:rFonts w:hint="default"/>
        <w:lang w:val="es-ES" w:eastAsia="en-US" w:bidi="ar-SA"/>
      </w:rPr>
    </w:lvl>
    <w:lvl w:ilvl="8" w:tplc="D47423AA">
      <w:numFmt w:val="bullet"/>
      <w:lvlText w:val="•"/>
      <w:lvlJc w:val="left"/>
      <w:pPr>
        <w:ind w:left="7946" w:hanging="172"/>
      </w:pPr>
      <w:rPr>
        <w:rFonts w:hint="default"/>
        <w:lang w:val="es-ES" w:eastAsia="en-US" w:bidi="ar-SA"/>
      </w:rPr>
    </w:lvl>
  </w:abstractNum>
  <w:abstractNum w:abstractNumId="5" w15:restartNumberingAfterBreak="0">
    <w:nsid w:val="32121355"/>
    <w:multiLevelType w:val="hybridMultilevel"/>
    <w:tmpl w:val="7D222762"/>
    <w:lvl w:ilvl="0" w:tplc="0C0A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6" w15:restartNumberingAfterBreak="0">
    <w:nsid w:val="4B5D6B03"/>
    <w:multiLevelType w:val="hybridMultilevel"/>
    <w:tmpl w:val="636A716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2B5BFA"/>
    <w:multiLevelType w:val="hybridMultilevel"/>
    <w:tmpl w:val="297CCBB0"/>
    <w:lvl w:ilvl="0" w:tplc="44BC56AA">
      <w:start w:val="2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A043E5"/>
    <w:multiLevelType w:val="hybridMultilevel"/>
    <w:tmpl w:val="915634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9F6A05"/>
    <w:multiLevelType w:val="hybridMultilevel"/>
    <w:tmpl w:val="915634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D46DED"/>
    <w:multiLevelType w:val="hybridMultilevel"/>
    <w:tmpl w:val="C8304CBE"/>
    <w:lvl w:ilvl="0" w:tplc="A4664594">
      <w:start w:val="1"/>
      <w:numFmt w:val="decimal"/>
      <w:lvlText w:val="%1."/>
      <w:lvlJc w:val="left"/>
      <w:pPr>
        <w:ind w:left="361" w:hanging="240"/>
      </w:pPr>
      <w:rPr>
        <w:rFonts w:ascii="Calibri" w:eastAsia="Calibri" w:hAnsi="Calibri" w:cs="Calibri" w:hint="default"/>
        <w:b/>
        <w:bCs/>
        <w:i w:val="0"/>
        <w:iCs w:val="0"/>
        <w:w w:val="100"/>
        <w:sz w:val="24"/>
        <w:szCs w:val="24"/>
        <w:lang w:val="es-ES" w:eastAsia="en-US" w:bidi="ar-SA"/>
      </w:rPr>
    </w:lvl>
    <w:lvl w:ilvl="1" w:tplc="A71EB8E2">
      <w:numFmt w:val="bullet"/>
      <w:lvlText w:val="•"/>
      <w:lvlJc w:val="left"/>
      <w:pPr>
        <w:ind w:left="1320" w:hanging="240"/>
      </w:pPr>
      <w:rPr>
        <w:rFonts w:hint="default"/>
        <w:lang w:val="es-ES" w:eastAsia="en-US" w:bidi="ar-SA"/>
      </w:rPr>
    </w:lvl>
    <w:lvl w:ilvl="2" w:tplc="3036DF06">
      <w:numFmt w:val="bullet"/>
      <w:lvlText w:val="•"/>
      <w:lvlJc w:val="left"/>
      <w:pPr>
        <w:ind w:left="2281" w:hanging="240"/>
      </w:pPr>
      <w:rPr>
        <w:rFonts w:hint="default"/>
        <w:lang w:val="es-ES" w:eastAsia="en-US" w:bidi="ar-SA"/>
      </w:rPr>
    </w:lvl>
    <w:lvl w:ilvl="3" w:tplc="A1A4BAB0">
      <w:numFmt w:val="bullet"/>
      <w:lvlText w:val="•"/>
      <w:lvlJc w:val="left"/>
      <w:pPr>
        <w:ind w:left="3241" w:hanging="240"/>
      </w:pPr>
      <w:rPr>
        <w:rFonts w:hint="default"/>
        <w:lang w:val="es-ES" w:eastAsia="en-US" w:bidi="ar-SA"/>
      </w:rPr>
    </w:lvl>
    <w:lvl w:ilvl="4" w:tplc="94FE7282">
      <w:numFmt w:val="bullet"/>
      <w:lvlText w:val="•"/>
      <w:lvlJc w:val="left"/>
      <w:pPr>
        <w:ind w:left="4202" w:hanging="240"/>
      </w:pPr>
      <w:rPr>
        <w:rFonts w:hint="default"/>
        <w:lang w:val="es-ES" w:eastAsia="en-US" w:bidi="ar-SA"/>
      </w:rPr>
    </w:lvl>
    <w:lvl w:ilvl="5" w:tplc="4E50D012">
      <w:numFmt w:val="bullet"/>
      <w:lvlText w:val="•"/>
      <w:lvlJc w:val="left"/>
      <w:pPr>
        <w:ind w:left="5163" w:hanging="240"/>
      </w:pPr>
      <w:rPr>
        <w:rFonts w:hint="default"/>
        <w:lang w:val="es-ES" w:eastAsia="en-US" w:bidi="ar-SA"/>
      </w:rPr>
    </w:lvl>
    <w:lvl w:ilvl="6" w:tplc="C8FAD532">
      <w:numFmt w:val="bullet"/>
      <w:lvlText w:val="•"/>
      <w:lvlJc w:val="left"/>
      <w:pPr>
        <w:ind w:left="6123" w:hanging="240"/>
      </w:pPr>
      <w:rPr>
        <w:rFonts w:hint="default"/>
        <w:lang w:val="es-ES" w:eastAsia="en-US" w:bidi="ar-SA"/>
      </w:rPr>
    </w:lvl>
    <w:lvl w:ilvl="7" w:tplc="5D90C2EC">
      <w:numFmt w:val="bullet"/>
      <w:lvlText w:val="•"/>
      <w:lvlJc w:val="left"/>
      <w:pPr>
        <w:ind w:left="7084" w:hanging="240"/>
      </w:pPr>
      <w:rPr>
        <w:rFonts w:hint="default"/>
        <w:lang w:val="es-ES" w:eastAsia="en-US" w:bidi="ar-SA"/>
      </w:rPr>
    </w:lvl>
    <w:lvl w:ilvl="8" w:tplc="8564B4FA">
      <w:numFmt w:val="bullet"/>
      <w:lvlText w:val="•"/>
      <w:lvlJc w:val="left"/>
      <w:pPr>
        <w:ind w:left="8044" w:hanging="240"/>
      </w:pPr>
      <w:rPr>
        <w:rFonts w:hint="default"/>
        <w:lang w:val="es-ES" w:eastAsia="en-US" w:bidi="ar-SA"/>
      </w:rPr>
    </w:lvl>
  </w:abstractNum>
  <w:abstractNum w:abstractNumId="11" w15:restartNumberingAfterBreak="0">
    <w:nsid w:val="601B2621"/>
    <w:multiLevelType w:val="hybridMultilevel"/>
    <w:tmpl w:val="A1FE0580"/>
    <w:lvl w:ilvl="0" w:tplc="FFFFFFFF">
      <w:start w:val="1"/>
      <w:numFmt w:val="decimal"/>
      <w:lvlText w:val="%1."/>
      <w:lvlJc w:val="left"/>
      <w:pPr>
        <w:ind w:left="842" w:hanging="360"/>
      </w:pPr>
      <w:rPr>
        <w:rFonts w:ascii="Calibri" w:eastAsia="Calibri" w:hAnsi="Calibri" w:cs="Calibri" w:hint="default"/>
        <w:b w:val="0"/>
        <w:bCs w:val="0"/>
        <w:i w:val="0"/>
        <w:iCs w:val="0"/>
        <w:color w:val="000009"/>
        <w:w w:val="100"/>
        <w:sz w:val="24"/>
        <w:szCs w:val="24"/>
        <w:lang w:val="es-ES" w:eastAsia="en-US" w:bidi="ar-SA"/>
      </w:rPr>
    </w:lvl>
    <w:lvl w:ilvl="1" w:tplc="FFFFFFFF">
      <w:numFmt w:val="bullet"/>
      <w:lvlText w:val="•"/>
      <w:lvlJc w:val="left"/>
      <w:pPr>
        <w:ind w:left="1752" w:hanging="360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2665" w:hanging="360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577" w:hanging="360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490" w:hanging="360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5403" w:hanging="360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6315" w:hanging="360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7228" w:hanging="360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8140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6CCC10C7"/>
    <w:multiLevelType w:val="hybridMultilevel"/>
    <w:tmpl w:val="BBE4B7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810038">
    <w:abstractNumId w:val="3"/>
  </w:num>
  <w:num w:numId="2" w16cid:durableId="615798828">
    <w:abstractNumId w:val="4"/>
  </w:num>
  <w:num w:numId="3" w16cid:durableId="1966426548">
    <w:abstractNumId w:val="10"/>
  </w:num>
  <w:num w:numId="4" w16cid:durableId="1621254512">
    <w:abstractNumId w:val="8"/>
  </w:num>
  <w:num w:numId="5" w16cid:durableId="615138183">
    <w:abstractNumId w:val="6"/>
  </w:num>
  <w:num w:numId="6" w16cid:durableId="481391144">
    <w:abstractNumId w:val="5"/>
  </w:num>
  <w:num w:numId="7" w16cid:durableId="754983187">
    <w:abstractNumId w:val="2"/>
  </w:num>
  <w:num w:numId="8" w16cid:durableId="89859777">
    <w:abstractNumId w:val="11"/>
  </w:num>
  <w:num w:numId="9" w16cid:durableId="928122075">
    <w:abstractNumId w:val="12"/>
  </w:num>
  <w:num w:numId="10" w16cid:durableId="905383499">
    <w:abstractNumId w:val="0"/>
  </w:num>
  <w:num w:numId="11" w16cid:durableId="337581292">
    <w:abstractNumId w:val="1"/>
  </w:num>
  <w:num w:numId="12" w16cid:durableId="533809291">
    <w:abstractNumId w:val="9"/>
  </w:num>
  <w:num w:numId="13" w16cid:durableId="18539570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D5A"/>
    <w:rsid w:val="000232F9"/>
    <w:rsid w:val="00050EFA"/>
    <w:rsid w:val="0006451B"/>
    <w:rsid w:val="0006768E"/>
    <w:rsid w:val="00073168"/>
    <w:rsid w:val="00081863"/>
    <w:rsid w:val="00095E18"/>
    <w:rsid w:val="000960AB"/>
    <w:rsid w:val="000A1B9B"/>
    <w:rsid w:val="000A37A2"/>
    <w:rsid w:val="000B74F4"/>
    <w:rsid w:val="000E3F01"/>
    <w:rsid w:val="00102C78"/>
    <w:rsid w:val="00123892"/>
    <w:rsid w:val="00173345"/>
    <w:rsid w:val="00182F05"/>
    <w:rsid w:val="00191602"/>
    <w:rsid w:val="001A778C"/>
    <w:rsid w:val="001B2485"/>
    <w:rsid w:val="001C0C63"/>
    <w:rsid w:val="002137AB"/>
    <w:rsid w:val="00243420"/>
    <w:rsid w:val="002745D6"/>
    <w:rsid w:val="00282148"/>
    <w:rsid w:val="002860A8"/>
    <w:rsid w:val="002D3FB4"/>
    <w:rsid w:val="002F4B04"/>
    <w:rsid w:val="00300D10"/>
    <w:rsid w:val="00303BB2"/>
    <w:rsid w:val="00315FBF"/>
    <w:rsid w:val="0036352A"/>
    <w:rsid w:val="00396759"/>
    <w:rsid w:val="00396EF6"/>
    <w:rsid w:val="003A2203"/>
    <w:rsid w:val="003B05B9"/>
    <w:rsid w:val="003B5355"/>
    <w:rsid w:val="003D497D"/>
    <w:rsid w:val="003F127B"/>
    <w:rsid w:val="00404687"/>
    <w:rsid w:val="00471443"/>
    <w:rsid w:val="00493BF2"/>
    <w:rsid w:val="004B1698"/>
    <w:rsid w:val="004B6E95"/>
    <w:rsid w:val="004D6CA1"/>
    <w:rsid w:val="00526F51"/>
    <w:rsid w:val="005347BE"/>
    <w:rsid w:val="005D5DEA"/>
    <w:rsid w:val="00607644"/>
    <w:rsid w:val="006209CB"/>
    <w:rsid w:val="00625405"/>
    <w:rsid w:val="0063090D"/>
    <w:rsid w:val="006919B2"/>
    <w:rsid w:val="00694179"/>
    <w:rsid w:val="006A46F1"/>
    <w:rsid w:val="006B2E29"/>
    <w:rsid w:val="007105F7"/>
    <w:rsid w:val="00753051"/>
    <w:rsid w:val="007578D0"/>
    <w:rsid w:val="00793707"/>
    <w:rsid w:val="007A4B2E"/>
    <w:rsid w:val="007A4B7F"/>
    <w:rsid w:val="007A7081"/>
    <w:rsid w:val="007D1D11"/>
    <w:rsid w:val="007F3145"/>
    <w:rsid w:val="007F34BC"/>
    <w:rsid w:val="00805FD9"/>
    <w:rsid w:val="00807EE0"/>
    <w:rsid w:val="0081145A"/>
    <w:rsid w:val="00822896"/>
    <w:rsid w:val="0089037C"/>
    <w:rsid w:val="00896A09"/>
    <w:rsid w:val="008A2F12"/>
    <w:rsid w:val="008A4A66"/>
    <w:rsid w:val="008A7E45"/>
    <w:rsid w:val="008C228C"/>
    <w:rsid w:val="009135F7"/>
    <w:rsid w:val="00923E52"/>
    <w:rsid w:val="00925EA3"/>
    <w:rsid w:val="009351D5"/>
    <w:rsid w:val="009440F2"/>
    <w:rsid w:val="00977B8D"/>
    <w:rsid w:val="009974C0"/>
    <w:rsid w:val="009B76F1"/>
    <w:rsid w:val="009C35C7"/>
    <w:rsid w:val="009E1CD8"/>
    <w:rsid w:val="00A0098E"/>
    <w:rsid w:val="00A0554A"/>
    <w:rsid w:val="00A45AC9"/>
    <w:rsid w:val="00A5329C"/>
    <w:rsid w:val="00A7354B"/>
    <w:rsid w:val="00A77746"/>
    <w:rsid w:val="00A915BC"/>
    <w:rsid w:val="00A977A1"/>
    <w:rsid w:val="00AD0789"/>
    <w:rsid w:val="00B20AF8"/>
    <w:rsid w:val="00B43AE2"/>
    <w:rsid w:val="00B52C85"/>
    <w:rsid w:val="00B625D5"/>
    <w:rsid w:val="00B66AC0"/>
    <w:rsid w:val="00B823DF"/>
    <w:rsid w:val="00B95CD3"/>
    <w:rsid w:val="00B97CDF"/>
    <w:rsid w:val="00BA0BC2"/>
    <w:rsid w:val="00BA6E1D"/>
    <w:rsid w:val="00BB0927"/>
    <w:rsid w:val="00BC7362"/>
    <w:rsid w:val="00BD4420"/>
    <w:rsid w:val="00BE14A7"/>
    <w:rsid w:val="00C025EA"/>
    <w:rsid w:val="00C3268E"/>
    <w:rsid w:val="00C6691A"/>
    <w:rsid w:val="00C86015"/>
    <w:rsid w:val="00D15E82"/>
    <w:rsid w:val="00D57662"/>
    <w:rsid w:val="00DC31FE"/>
    <w:rsid w:val="00DD07FB"/>
    <w:rsid w:val="00DE699B"/>
    <w:rsid w:val="00DE6F35"/>
    <w:rsid w:val="00DF675C"/>
    <w:rsid w:val="00E37953"/>
    <w:rsid w:val="00E5030B"/>
    <w:rsid w:val="00EA532D"/>
    <w:rsid w:val="00EC11FB"/>
    <w:rsid w:val="00ED7604"/>
    <w:rsid w:val="00F44E2E"/>
    <w:rsid w:val="00F63D5A"/>
    <w:rsid w:val="00FA5DCF"/>
    <w:rsid w:val="00FB5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93B794"/>
  <w15:docId w15:val="{E73064FA-2B82-4497-9203-20A229CD4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63D5A"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2860A8"/>
    <w:pPr>
      <w:keepNext/>
      <w:keepLines/>
      <w:widowControl/>
      <w:autoSpaceDE/>
      <w:autoSpaceDN/>
      <w:spacing w:before="480" w:line="276" w:lineRule="auto"/>
      <w:outlineLvl w:val="0"/>
    </w:pPr>
    <w:rPr>
      <w:rFonts w:ascii="Roboto" w:eastAsiaTheme="majorEastAsia" w:hAnsi="Roboto" w:cstheme="majorBidi"/>
      <w:b/>
      <w:bCs/>
      <w:color w:val="EE7651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F63D5A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DC11">
    <w:name w:val="TDC 11"/>
    <w:basedOn w:val="Normal"/>
    <w:uiPriority w:val="1"/>
    <w:qFormat/>
    <w:rsid w:val="00F63D5A"/>
    <w:pPr>
      <w:spacing w:before="199"/>
      <w:ind w:left="361" w:hanging="241"/>
    </w:pPr>
    <w:rPr>
      <w:b/>
      <w:bCs/>
      <w:sz w:val="24"/>
      <w:szCs w:val="24"/>
    </w:rPr>
  </w:style>
  <w:style w:type="paragraph" w:styleId="Textoindependiente">
    <w:name w:val="Body Text"/>
    <w:basedOn w:val="Normal"/>
    <w:uiPriority w:val="1"/>
    <w:qFormat/>
    <w:rsid w:val="00F63D5A"/>
    <w:rPr>
      <w:sz w:val="24"/>
      <w:szCs w:val="24"/>
    </w:rPr>
  </w:style>
  <w:style w:type="paragraph" w:customStyle="1" w:styleId="Ttulo11">
    <w:name w:val="Título 11"/>
    <w:basedOn w:val="Normal"/>
    <w:uiPriority w:val="1"/>
    <w:qFormat/>
    <w:rsid w:val="00F63D5A"/>
    <w:pPr>
      <w:ind w:left="397" w:hanging="277"/>
      <w:outlineLvl w:val="1"/>
    </w:pPr>
    <w:rPr>
      <w:sz w:val="28"/>
      <w:szCs w:val="28"/>
    </w:rPr>
  </w:style>
  <w:style w:type="paragraph" w:customStyle="1" w:styleId="Ttulo21">
    <w:name w:val="Título 21"/>
    <w:basedOn w:val="Normal"/>
    <w:uiPriority w:val="1"/>
    <w:qFormat/>
    <w:rsid w:val="00F63D5A"/>
    <w:pPr>
      <w:ind w:right="107"/>
      <w:outlineLvl w:val="2"/>
    </w:pPr>
    <w:rPr>
      <w:b/>
      <w:bCs/>
      <w:sz w:val="24"/>
      <w:szCs w:val="24"/>
    </w:rPr>
  </w:style>
  <w:style w:type="paragraph" w:styleId="Ttulo">
    <w:name w:val="Title"/>
    <w:basedOn w:val="Normal"/>
    <w:uiPriority w:val="1"/>
    <w:qFormat/>
    <w:rsid w:val="00F63D5A"/>
    <w:pPr>
      <w:spacing w:before="119"/>
      <w:ind w:left="121"/>
    </w:pPr>
    <w:rPr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  <w:rsid w:val="00F63D5A"/>
    <w:pPr>
      <w:ind w:left="361" w:hanging="360"/>
    </w:pPr>
  </w:style>
  <w:style w:type="paragraph" w:customStyle="1" w:styleId="TableParagraph">
    <w:name w:val="Table Paragraph"/>
    <w:basedOn w:val="Normal"/>
    <w:uiPriority w:val="1"/>
    <w:qFormat/>
    <w:rsid w:val="00F63D5A"/>
  </w:style>
  <w:style w:type="paragraph" w:styleId="Textodeglobo">
    <w:name w:val="Balloon Text"/>
    <w:basedOn w:val="Normal"/>
    <w:link w:val="TextodegloboCar"/>
    <w:uiPriority w:val="99"/>
    <w:semiHidden/>
    <w:unhideWhenUsed/>
    <w:rsid w:val="002860A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60A8"/>
    <w:rPr>
      <w:rFonts w:ascii="Tahoma" w:eastAsia="Calibri" w:hAnsi="Tahoma" w:cs="Tahoma"/>
      <w:sz w:val="16"/>
      <w:szCs w:val="1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2860A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860A8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860A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860A8"/>
    <w:rPr>
      <w:rFonts w:ascii="Calibri" w:eastAsia="Calibri" w:hAnsi="Calibri" w:cs="Calibri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2860A8"/>
    <w:rPr>
      <w:rFonts w:ascii="Roboto" w:eastAsiaTheme="majorEastAsia" w:hAnsi="Roboto" w:cstheme="majorBidi"/>
      <w:b/>
      <w:bCs/>
      <w:color w:val="EE7651"/>
      <w:sz w:val="28"/>
      <w:szCs w:val="28"/>
      <w:lang w:val="es-ES"/>
    </w:rPr>
  </w:style>
  <w:style w:type="character" w:styleId="Hipervnculo">
    <w:name w:val="Hyperlink"/>
    <w:basedOn w:val="Fuentedeprrafopredeter"/>
    <w:uiPriority w:val="99"/>
    <w:unhideWhenUsed/>
    <w:rsid w:val="002860A8"/>
    <w:rPr>
      <w:color w:val="0000F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2860A8"/>
    <w:pPr>
      <w:spacing w:after="100"/>
    </w:pPr>
  </w:style>
  <w:style w:type="character" w:styleId="Mencinsinresolver">
    <w:name w:val="Unresolved Mention"/>
    <w:basedOn w:val="Fuentedeprrafopredeter"/>
    <w:uiPriority w:val="99"/>
    <w:semiHidden/>
    <w:unhideWhenUsed/>
    <w:rsid w:val="002745D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A4B2E"/>
    <w:rPr>
      <w:color w:val="800080" w:themeColor="followedHyperlink"/>
      <w:u w:val="single"/>
    </w:rPr>
  </w:style>
  <w:style w:type="paragraph" w:styleId="Revisin">
    <w:name w:val="Revision"/>
    <w:hidden/>
    <w:uiPriority w:val="99"/>
    <w:semiHidden/>
    <w:rsid w:val="00925EA3"/>
    <w:pPr>
      <w:widowControl/>
      <w:autoSpaceDE/>
      <w:autoSpaceDN/>
    </w:pPr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github.com/rpalaolozano/EXAMENED2024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10</Pages>
  <Words>478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Óscar</dc:creator>
  <cp:lastModifiedBy>Javier Fernández</cp:lastModifiedBy>
  <cp:revision>63</cp:revision>
  <cp:lastPrinted>2023-12-29T15:05:00Z</cp:lastPrinted>
  <dcterms:created xsi:type="dcterms:W3CDTF">2023-12-29T14:58:00Z</dcterms:created>
  <dcterms:modified xsi:type="dcterms:W3CDTF">2024-05-24T12:01:00Z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2022-05-16T00:00:00Z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7.2</vt:lpwstr>
  </property>
  <property fmtid="{D5CDD505-2E9C-101B-9397-08002B2CF9AE}" pid="5" name="LastSaved">
    <vt:filetime>2022-05-16T00:00:00Z</vt:filetime>
  </property>
</Properties>
</file>